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5F145" w14:textId="56E95580" w:rsidR="00684419" w:rsidRDefault="00684419" w:rsidP="00684419">
      <w:pPr>
        <w:rPr>
          <w:ins w:id="0" w:author="Robin Huguenot-Noel" w:date="2025-07-16T17:13:00Z" w16du:dateUtc="2025-07-16T15:13:00Z"/>
          <w:rFonts w:cs="Calibri"/>
        </w:rPr>
      </w:pPr>
      <w:del w:id="1" w:author="Robin Huguenot-Noel" w:date="2025-07-16T17:13:00Z" w16du:dateUtc="2025-07-16T15:13:00Z">
        <w:r w:rsidRPr="000E7C01" w:rsidDel="00294AFF">
          <w:rPr>
            <w:rFonts w:cs="Calibri"/>
            <w:u w:val="single"/>
          </w:rPr>
          <w:delText>Robin 16-18/07 task</w:delText>
        </w:r>
      </w:del>
      <w:ins w:id="2" w:author="Robin Huguenot-Noel" w:date="2025-07-16T17:13:00Z" w16du:dateUtc="2025-07-16T15:13:00Z">
        <w:r w:rsidR="00294AFF">
          <w:rPr>
            <w:rFonts w:cs="Calibri"/>
            <w:u w:val="single"/>
          </w:rPr>
          <w:t>S</w:t>
        </w:r>
      </w:ins>
      <w:del w:id="3" w:author="Robin Huguenot-Noel" w:date="2025-07-16T17:13:00Z" w16du:dateUtc="2025-07-16T15:13:00Z">
        <w:r w:rsidRPr="000E7C01" w:rsidDel="00294AFF">
          <w:rPr>
            <w:rFonts w:cs="Calibri"/>
            <w:u w:val="single"/>
          </w:rPr>
          <w:delText>s</w:delText>
        </w:r>
      </w:del>
      <w:ins w:id="4" w:author="Robin Huguenot-Noel" w:date="2025-07-16T17:13:00Z" w16du:dateUtc="2025-07-16T15:13:00Z">
        <w:r w:rsidR="00294AFF">
          <w:rPr>
            <w:rFonts w:cs="Calibri"/>
            <w:u w:val="single"/>
          </w:rPr>
          <w:t>urvey instrument reformulation</w:t>
        </w:r>
      </w:ins>
      <w:del w:id="5" w:author="Robin Huguenot-Noel" w:date="2025-07-16T17:13:00Z" w16du:dateUtc="2025-07-16T15:13:00Z">
        <w:r w:rsidRPr="000E7C01" w:rsidDel="00294AFF">
          <w:rPr>
            <w:rFonts w:cs="Calibri"/>
          </w:rPr>
          <w:delText xml:space="preserve">: </w:delText>
        </w:r>
      </w:del>
    </w:p>
    <w:p w14:paraId="397A3331" w14:textId="564813B2" w:rsidR="00294AFF" w:rsidRPr="000E7C01" w:rsidRDefault="00294AFF" w:rsidP="00684419">
      <w:pPr>
        <w:rPr>
          <w:rFonts w:cs="Calibri"/>
        </w:rPr>
      </w:pPr>
      <w:ins w:id="6" w:author="Robin Huguenot-Noel" w:date="2025-07-16T17:13:00Z" w16du:dateUtc="2025-07-16T15:13:00Z">
        <w:r>
          <w:rPr>
            <w:rFonts w:cs="Calibri"/>
          </w:rPr>
          <w:t>RHN (16/</w:t>
        </w:r>
      </w:ins>
      <w:ins w:id="7" w:author="Robin Huguenot-Noel" w:date="2025-07-16T17:14:00Z" w16du:dateUtc="2025-07-16T15:14:00Z">
        <w:r>
          <w:rPr>
            <w:rFonts w:cs="Calibri"/>
          </w:rPr>
          <w:t>07/2025)</w:t>
        </w:r>
      </w:ins>
    </w:p>
    <w:p w14:paraId="5F37E0B4" w14:textId="77777777" w:rsidR="00684419" w:rsidRPr="000E7C01" w:rsidRDefault="00684419" w:rsidP="00684419">
      <w:pPr>
        <w:rPr>
          <w:rFonts w:cs="Calibri"/>
        </w:rPr>
      </w:pPr>
    </w:p>
    <w:p w14:paraId="24F9B310" w14:textId="45E90BEB" w:rsidR="00684419" w:rsidRPr="000E7C01" w:rsidDel="000E7C01" w:rsidRDefault="00684419" w:rsidP="00684419">
      <w:pPr>
        <w:pStyle w:val="ListParagraph"/>
        <w:numPr>
          <w:ilvl w:val="0"/>
          <w:numId w:val="1"/>
        </w:numPr>
        <w:rPr>
          <w:del w:id="8" w:author="Robin Huguenot-Noel" w:date="2025-07-16T17:12:00Z" w16du:dateUtc="2025-07-16T15:12:00Z"/>
          <w:rFonts w:cs="Calibri"/>
          <w:b/>
          <w:bCs/>
        </w:rPr>
      </w:pPr>
      <w:r w:rsidRPr="000E7C01">
        <w:rPr>
          <w:rFonts w:cs="Calibri"/>
          <w:b/>
          <w:bCs/>
        </w:rPr>
        <w:t>Simplify prompt</w:t>
      </w:r>
    </w:p>
    <w:p w14:paraId="422CF02E" w14:textId="77777777" w:rsidR="00684419" w:rsidRPr="000E7C01" w:rsidRDefault="00684419" w:rsidP="00684419">
      <w:pPr>
        <w:pStyle w:val="ListParagraph"/>
        <w:numPr>
          <w:ilvl w:val="0"/>
          <w:numId w:val="1"/>
        </w:numPr>
        <w:rPr>
          <w:rFonts w:cs="Calibri"/>
        </w:rPr>
        <w:pPrChange w:id="9" w:author="Robin Huguenot-Noel" w:date="2025-07-16T17:12:00Z" w16du:dateUtc="2025-07-16T15:12:00Z">
          <w:pPr/>
        </w:pPrChange>
      </w:pPr>
    </w:p>
    <w:p w14:paraId="6C5EA35D" w14:textId="77777777" w:rsidR="000E7C01" w:rsidRDefault="000E7C01" w:rsidP="00D11E27">
      <w:pPr>
        <w:rPr>
          <w:ins w:id="10" w:author="Robin Huguenot-Noel" w:date="2025-07-16T17:12:00Z" w16du:dateUtc="2025-07-16T15:12:00Z"/>
          <w:rFonts w:eastAsia="Times New Roman" w:cs="Calibri"/>
          <w:color w:val="000000"/>
          <w:kern w:val="0"/>
          <w:lang w:eastAsia="en-GB"/>
          <w14:ligatures w14:val="none"/>
        </w:rPr>
      </w:pPr>
    </w:p>
    <w:p w14:paraId="5E18B809" w14:textId="69AEA78C" w:rsidR="00D11E27" w:rsidRPr="000E7C01" w:rsidRDefault="00684419" w:rsidP="00D11E27">
      <w:pPr>
        <w:rPr>
          <w:ins w:id="11" w:author="Robin Huguenot-Noel" w:date="2025-07-16T15:24:00Z"/>
          <w:rFonts w:eastAsia="Times New Roman" w:cs="Calibri"/>
          <w:color w:val="000000"/>
          <w:kern w:val="0"/>
          <w:lang w:eastAsia="en-GB"/>
          <w14:ligatures w14:val="none"/>
          <w:rPrChange w:id="12" w:author="Robin Huguenot-Noel" w:date="2025-07-16T17:11:00Z" w16du:dateUtc="2025-07-16T15:11:00Z">
            <w:rPr>
              <w:ins w:id="13" w:author="Robin Huguenot-Noel" w:date="2025-07-16T15:24:00Z"/>
              <w:rFonts w:ascii="Liberation Serif" w:eastAsia="Times New Roman" w:hAnsi="Liberation Serif"/>
              <w:color w:val="000000"/>
              <w:kern w:val="0"/>
              <w:lang w:eastAsia="en-GB"/>
              <w14:ligatures w14:val="none"/>
            </w:rPr>
          </w:rPrChange>
        </w:rPr>
      </w:pPr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14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>To address global warming, the government has adopted a five-year plan to reduce emissions in high-polluting sectors by phasing out fossil fuels.</w:t>
      </w:r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15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br/>
      </w:r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16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br/>
      </w:r>
      <w:del w:id="17" w:author="Robin Huguenot-Noel" w:date="2025-07-16T15:19:00Z" w16du:dateUtc="2025-07-16T13:19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18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 xml:space="preserve">As part of this national effort, your region has been selected for early implementation of this plan. </w:delText>
        </w:r>
      </w:del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19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>Your company is directly affected</w:t>
      </w:r>
      <w:ins w:id="20" w:author="Robin Huguenot-Noel" w:date="2025-07-16T15:19:00Z" w16du:dateUtc="2025-07-16T13:19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21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by this plan. </w:t>
        </w:r>
      </w:ins>
      <w:ins w:id="22" w:author="Robin Huguenot-Noel" w:date="2025-07-16T15:20:00Z" w16du:dateUtc="2025-07-16T13:20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23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It is </w:t>
        </w:r>
      </w:ins>
      <w:del w:id="24" w:author="Robin Huguenot-Noel" w:date="2025-07-16T15:19:00Z" w16du:dateUtc="2025-07-16T13:19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25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 xml:space="preserve"> and </w:delText>
        </w:r>
      </w:del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26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>expect</w:t>
      </w:r>
      <w:ins w:id="27" w:author="Robin Huguenot-Noel" w:date="2025-07-16T15:20:00Z" w16du:dateUtc="2025-07-16T13:20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28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ed that </w:t>
        </w:r>
      </w:ins>
      <w:del w:id="29" w:author="Robin Huguenot-Noel" w:date="2025-07-16T15:20:00Z" w16du:dateUtc="2025-07-16T13:20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30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 xml:space="preserve">s to </w:delText>
        </w:r>
      </w:del>
      <w:del w:id="31" w:author="Robin Huguenot-Noel" w:date="2025-07-16T15:26:00Z" w16du:dateUtc="2025-07-16T13:26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32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 xml:space="preserve">reduce </w:delText>
        </w:r>
      </w:del>
      <w:del w:id="33" w:author="Robin Huguenot-Noel" w:date="2025-07-16T15:21:00Z" w16du:dateUtc="2025-07-16T13:21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34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its workforce by</w:delText>
        </w:r>
      </w:del>
      <w:ins w:id="35" w:author="Robin Huguenot-Noel" w:date="2025-07-16T15:21:00Z" w16du:dateUtc="2025-07-16T13:21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36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up to</w:t>
        </w:r>
      </w:ins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37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 30% </w:t>
      </w:r>
      <w:ins w:id="38" w:author="Robin Huguenot-Noel" w:date="2025-07-16T15:21:00Z" w16du:dateUtc="2025-07-16T13:21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39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of </w:t>
        </w:r>
      </w:ins>
      <w:ins w:id="40" w:author="Robin Huguenot-Noel" w:date="2025-07-16T15:26:00Z" w16du:dateUtc="2025-07-16T13:26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41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the</w:t>
        </w:r>
      </w:ins>
      <w:ins w:id="42" w:author="Robin Huguenot-Noel" w:date="2025-07-16T15:21:00Z" w16du:dateUtc="2025-07-16T13:21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43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workforce </w:t>
        </w:r>
      </w:ins>
      <w:ins w:id="44" w:author="Robin Huguenot-Noel" w:date="2025-07-16T15:27:00Z" w16du:dateUtc="2025-07-16T13:27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45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may lose their jobs </w:t>
        </w:r>
      </w:ins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46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over the </w:t>
      </w:r>
      <w:del w:id="47" w:author="Robin Huguenot-Noel" w:date="2025-07-16T15:27:00Z" w16du:dateUtc="2025-07-16T13:27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48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5 coming</w:delText>
        </w:r>
      </w:del>
      <w:ins w:id="49" w:author="Robin Huguenot-Noel" w:date="2025-07-16T15:27:00Z" w16du:dateUtc="2025-07-16T13:27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50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next five</w:t>
        </w:r>
      </w:ins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51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 years.</w:t>
      </w:r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52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br/>
      </w:r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53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br/>
      </w:r>
      <w:ins w:id="54" w:author="Robin Huguenot-Noel" w:date="2025-07-16T15:24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55" w:author="Robin Huguenot-Noel" w:date="2025-07-16T17:11:00Z" w16du:dateUtc="2025-07-16T15:11:00Z">
              <w:rPr>
                <w:rFonts w:ascii="Liberation Serif" w:eastAsia="Times New Roman" w:hAnsi="Liberation Serif"/>
                <w:color w:val="000000"/>
                <w:kern w:val="0"/>
                <w:lang w:eastAsia="en-GB"/>
                <w14:ligatures w14:val="none"/>
              </w:rPr>
            </w:rPrChange>
          </w:rPr>
          <w:t>To reduce the negative impact on workers and local communities, the government is considering different support packages.</w:t>
        </w:r>
      </w:ins>
    </w:p>
    <w:p w14:paraId="6D92E799" w14:textId="40B5E459" w:rsidR="00684419" w:rsidRPr="000E7C01" w:rsidDel="00D11E27" w:rsidRDefault="00684419" w:rsidP="00684419">
      <w:pPr>
        <w:rPr>
          <w:del w:id="56" w:author="Robin Huguenot-Noel" w:date="2025-07-16T15:28:00Z" w16du:dateUtc="2025-07-16T13:28:00Z"/>
          <w:rFonts w:cs="Calibri"/>
        </w:rPr>
      </w:pPr>
      <w:del w:id="57" w:author="Robin Huguenot-Noel" w:date="2025-07-16T15:24:00Z" w16du:dateUtc="2025-07-16T13:24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58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To limit the social costs of this transition, the government considers introducing a Just Transition package for affected workers and communities.</w:delText>
        </w:r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59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br/>
        </w:r>
      </w:del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60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br/>
        <w:t xml:space="preserve">In the following task, you will </w:t>
      </w:r>
      <w:del w:id="61" w:author="Robin Huguenot-Noel" w:date="2025-07-16T15:24:00Z" w16du:dateUtc="2025-07-16T13:24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62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be shown</w:delText>
        </w:r>
      </w:del>
      <w:ins w:id="63" w:author="Robin Huguenot-Noel" w:date="2025-07-16T15:24:00Z" w16du:dateUtc="2025-07-16T13:24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64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see</w:t>
        </w:r>
      </w:ins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65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 four pairs of </w:t>
      </w:r>
      <w:del w:id="66" w:author="Robin Huguenot-Noel" w:date="2025-07-16T15:24:00Z" w16du:dateUtc="2025-07-16T13:24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67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considered Just Transition</w:delText>
        </w:r>
      </w:del>
      <w:ins w:id="68" w:author="Robin Huguenot-Noel" w:date="2025-07-16T15:24:00Z" w16du:dateUtc="2025-07-16T13:24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69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possible support</w:t>
        </w:r>
      </w:ins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70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 packages. Each proposal includes a combination of features such as the level of </w:t>
      </w:r>
      <w:ins w:id="71" w:author="Robin Huguenot-Noel" w:date="2025-07-16T15:25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72" w:author="Robin Huguenot-Noel" w:date="2025-07-16T17:11:00Z" w16du:dateUtc="2025-07-16T15:11:00Z">
              <w:rPr>
                <w:rFonts w:ascii="Liberation Serif" w:eastAsia="Times New Roman" w:hAnsi="Liberation Serif"/>
                <w:color w:val="000000"/>
                <w:kern w:val="0"/>
                <w:lang w:eastAsia="en-GB"/>
                <w14:ligatures w14:val="none"/>
              </w:rPr>
            </w:rPrChange>
          </w:rPr>
          <w:t>financial compensation, job training, and investment in your region.</w:t>
        </w:r>
      </w:ins>
      <w:del w:id="73" w:author="Robin Huguenot-Noel" w:date="2025-07-16T15:25:00Z" w16du:dateUtc="2025-07-16T13:25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74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financial support, job retraining opportunities, investment in local infrastructure, and more.</w:delText>
        </w:r>
      </w:del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75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br/>
      </w:r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76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br/>
        <w:t xml:space="preserve">For each pair, please </w:t>
      </w:r>
      <w:del w:id="77" w:author="Robin Huguenot-Noel" w:date="2025-07-16T15:25:00Z" w16du:dateUtc="2025-07-16T13:25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78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 xml:space="preserve">review the proposals carefully and </w:delText>
        </w:r>
      </w:del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79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select the </w:t>
      </w:r>
      <w:del w:id="80" w:author="Robin Huguenot-Noel" w:date="2025-07-16T15:25:00Z" w16du:dateUtc="2025-07-16T13:25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81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 xml:space="preserve">one </w:delText>
        </w:r>
      </w:del>
      <w:ins w:id="82" w:author="Robin Huguenot-Noel" w:date="2025-07-16T15:25:00Z" w16du:dateUtc="2025-07-16T13:25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83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option</w:t>
        </w:r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84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</w:t>
        </w:r>
      </w:ins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85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you find more acceptable. There are no right or wrong answers—we are </w:t>
      </w:r>
      <w:ins w:id="86" w:author="Robin Huguenot-Noel" w:date="2025-07-16T15:25:00Z" w16du:dateUtc="2025-07-16T13:25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87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simply </w:t>
        </w:r>
      </w:ins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88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interested in your </w:t>
      </w:r>
      <w:del w:id="89" w:author="Robin Huguenot-Noel" w:date="2025-07-16T15:25:00Z" w16du:dateUtc="2025-07-16T13:25:00Z">
        <w:r w:rsidRPr="000E7C01" w:rsidDel="00D11E27">
          <w:rPr>
            <w:rFonts w:eastAsia="Times New Roman" w:cs="Calibri"/>
            <w:color w:val="000000"/>
            <w:kern w:val="0"/>
            <w:lang w:eastAsia="en-GB"/>
            <w14:ligatures w14:val="none"/>
            <w:rPrChange w:id="90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preferences</w:delText>
        </w:r>
      </w:del>
      <w:ins w:id="91" w:author="Robin Huguenot-Noel" w:date="2025-07-16T15:25:00Z" w16du:dateUtc="2025-07-16T13:25:00Z">
        <w:r w:rsidR="00D11E27" w:rsidRPr="000E7C01">
          <w:rPr>
            <w:rFonts w:eastAsia="Times New Roman" w:cs="Calibri"/>
            <w:color w:val="000000"/>
            <w:kern w:val="0"/>
            <w:lang w:eastAsia="en-GB"/>
            <w14:ligatures w14:val="none"/>
            <w:rPrChange w:id="92" w:author="Robin Huguenot-Noel" w:date="2025-07-16T17:11:00Z" w16du:dateUtc="2025-07-16T15:11:00Z">
              <w:rPr>
                <w:rFonts w:ascii="Liberation Serif" w:eastAsia="Times New Roman" w:hAnsi="Liberation Serif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opinion</w:t>
        </w:r>
      </w:ins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93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t>.</w:t>
      </w:r>
      <w:r w:rsidRPr="000E7C01">
        <w:rPr>
          <w:rFonts w:eastAsia="Times New Roman" w:cs="Calibri"/>
          <w:color w:val="000000"/>
          <w:kern w:val="0"/>
          <w:lang w:eastAsia="en-GB"/>
          <w14:ligatures w14:val="none"/>
          <w:rPrChange w:id="94" w:author="Robin Huguenot-Noel" w:date="2025-07-16T17:11:00Z" w16du:dateUtc="2025-07-16T15:11:00Z">
            <w:rPr>
              <w:rFonts w:ascii="Liberation Serif" w:eastAsia="Times New Roman" w:hAnsi="Liberation Serif" w:cs="Times New Roman"/>
              <w:color w:val="000000"/>
              <w:kern w:val="0"/>
              <w:lang w:eastAsia="en-GB"/>
              <w14:ligatures w14:val="none"/>
            </w:rPr>
          </w:rPrChange>
        </w:rPr>
        <w:br/>
      </w:r>
      <w:r w:rsidRPr="000E7C01">
        <w:rPr>
          <w:rFonts w:eastAsia="Times New Roman" w:cs="Calibri"/>
          <w:b/>
          <w:bCs/>
          <w:color w:val="000000"/>
          <w:kern w:val="0"/>
          <w:lang w:eastAsia="en-GB"/>
          <w14:ligatures w14:val="none"/>
          <w:rPrChange w:id="95" w:author="Robin Huguenot-Noel" w:date="2025-07-16T17:11:00Z" w16du:dateUtc="2025-07-16T15:11:00Z">
            <w:rPr>
              <w:rFonts w:ascii="Liberation Serif1" w:eastAsia="Times New Roman" w:hAnsi="Liberation Serif1" w:cs="Times New Roman"/>
              <w:b/>
              <w:bCs/>
              <w:color w:val="000000"/>
              <w:kern w:val="0"/>
              <w:lang w:eastAsia="en-GB"/>
              <w14:ligatures w14:val="none"/>
            </w:rPr>
          </w:rPrChange>
        </w:rPr>
        <w:t>PAIR 1</w:t>
      </w:r>
    </w:p>
    <w:p w14:paraId="0ED233DF" w14:textId="77777777" w:rsidR="00684419" w:rsidRPr="000E7C01" w:rsidDel="00D11E27" w:rsidRDefault="00684419" w:rsidP="00684419">
      <w:pPr>
        <w:rPr>
          <w:del w:id="96" w:author="Robin Huguenot-Noel" w:date="2025-07-16T15:28:00Z" w16du:dateUtc="2025-07-16T13:28:00Z"/>
          <w:rFonts w:cs="Calibri"/>
        </w:rPr>
      </w:pPr>
    </w:p>
    <w:p w14:paraId="35832704" w14:textId="77777777" w:rsidR="00684419" w:rsidRPr="000E7C01" w:rsidRDefault="00684419" w:rsidP="00684419">
      <w:pPr>
        <w:rPr>
          <w:rFonts w:cs="Calibri"/>
        </w:rPr>
      </w:pPr>
    </w:p>
    <w:p w14:paraId="729F6340" w14:textId="1174C9B3" w:rsidR="00684419" w:rsidRPr="000E7C01" w:rsidRDefault="00684419" w:rsidP="00684419">
      <w:pPr>
        <w:rPr>
          <w:rFonts w:cs="Calibri"/>
        </w:rPr>
      </w:pPr>
    </w:p>
    <w:p w14:paraId="4CDB2450" w14:textId="269A4925" w:rsidR="00CC4117" w:rsidRPr="000E7C01" w:rsidRDefault="009B1D83" w:rsidP="00684419">
      <w:pPr>
        <w:pStyle w:val="ListParagraph"/>
        <w:numPr>
          <w:ilvl w:val="0"/>
          <w:numId w:val="1"/>
        </w:numPr>
        <w:rPr>
          <w:ins w:id="97" w:author="Robin Huguenot-Noel" w:date="2025-07-16T16:41:00Z" w16du:dateUtc="2025-07-16T14:41:00Z"/>
          <w:rFonts w:cs="Calibri"/>
          <w:b/>
          <w:bCs/>
          <w:rPrChange w:id="98" w:author="Robin Huguenot-Noel" w:date="2025-07-16T17:11:00Z" w16du:dateUtc="2025-07-16T15:11:00Z">
            <w:rPr>
              <w:ins w:id="99" w:author="Robin Huguenot-Noel" w:date="2025-07-16T16:41:00Z" w16du:dateUtc="2025-07-16T14:41:00Z"/>
              <w:rFonts w:ascii="Calibri" w:hAnsi="Calibri" w:cs="Calibri"/>
              <w:b/>
              <w:bCs/>
            </w:rPr>
          </w:rPrChange>
        </w:rPr>
      </w:pPr>
      <w:ins w:id="100" w:author="Robin Huguenot-Noel" w:date="2025-07-16T16:15:00Z" w16du:dateUtc="2025-07-16T14:15:00Z">
        <w:r w:rsidRPr="000E7C01">
          <w:rPr>
            <w:rFonts w:cs="Calibri"/>
            <w:b/>
            <w:bCs/>
            <w:rPrChange w:id="101" w:author="Robin Huguenot-Noel" w:date="2025-07-16T17:11:00Z" w16du:dateUtc="2025-07-16T15:11:00Z">
              <w:rPr>
                <w:rFonts w:ascii="Calibri" w:hAnsi="Calibri" w:cs="Calibri"/>
                <w:b/>
                <w:bCs/>
              </w:rPr>
            </w:rPrChange>
          </w:rPr>
          <w:t xml:space="preserve">Reformulate </w:t>
        </w:r>
      </w:ins>
      <w:ins w:id="102" w:author="Robin Huguenot-Noel" w:date="2025-07-16T16:41:00Z" w16du:dateUtc="2025-07-16T14:41:00Z">
        <w:r w:rsidR="00CC4117" w:rsidRPr="000E7C01">
          <w:rPr>
            <w:rFonts w:cs="Calibri"/>
            <w:b/>
            <w:bCs/>
            <w:rPrChange w:id="103" w:author="Robin Huguenot-Noel" w:date="2025-07-16T17:11:00Z" w16du:dateUtc="2025-07-16T15:11:00Z">
              <w:rPr>
                <w:rFonts w:ascii="Calibri" w:hAnsi="Calibri" w:cs="Calibri"/>
                <w:b/>
                <w:bCs/>
              </w:rPr>
            </w:rPrChange>
          </w:rPr>
          <w:t xml:space="preserve">levels for </w:t>
        </w:r>
      </w:ins>
      <w:ins w:id="104" w:author="Robin Huguenot-Noel" w:date="2025-07-16T16:42:00Z" w16du:dateUtc="2025-07-16T14:42:00Z">
        <w:r w:rsidR="00DE05B1" w:rsidRPr="000E7C01">
          <w:rPr>
            <w:rFonts w:cs="Calibri"/>
            <w:b/>
            <w:bCs/>
            <w:rPrChange w:id="105" w:author="Robin Huguenot-Noel" w:date="2025-07-16T17:11:00Z" w16du:dateUtc="2025-07-16T15:11:00Z">
              <w:rPr>
                <w:rFonts w:ascii="Calibri" w:hAnsi="Calibri" w:cs="Calibri"/>
                <w:b/>
                <w:bCs/>
              </w:rPr>
            </w:rPrChange>
          </w:rPr>
          <w:t>different</w:t>
        </w:r>
      </w:ins>
      <w:ins w:id="106" w:author="Robin Huguenot-Noel" w:date="2025-07-16T16:41:00Z" w16du:dateUtc="2025-07-16T14:41:00Z">
        <w:r w:rsidR="00CC4117" w:rsidRPr="000E7C01">
          <w:rPr>
            <w:rFonts w:cs="Calibri"/>
            <w:b/>
            <w:bCs/>
            <w:rPrChange w:id="107" w:author="Robin Huguenot-Noel" w:date="2025-07-16T17:11:00Z" w16du:dateUtc="2025-07-16T15:11:00Z">
              <w:rPr>
                <w:rFonts w:ascii="Calibri" w:hAnsi="Calibri" w:cs="Calibri"/>
                <w:b/>
                <w:bCs/>
              </w:rPr>
            </w:rPrChange>
          </w:rPr>
          <w:t xml:space="preserve"> attribute</w:t>
        </w:r>
      </w:ins>
      <w:ins w:id="108" w:author="Robin Huguenot-Noel" w:date="2025-07-16T16:42:00Z" w16du:dateUtc="2025-07-16T14:42:00Z">
        <w:r w:rsidR="00DE05B1" w:rsidRPr="000E7C01">
          <w:rPr>
            <w:rFonts w:cs="Calibri"/>
            <w:b/>
            <w:bCs/>
            <w:rPrChange w:id="109" w:author="Robin Huguenot-Noel" w:date="2025-07-16T17:11:00Z" w16du:dateUtc="2025-07-16T15:11:00Z">
              <w:rPr>
                <w:rFonts w:ascii="Calibri" w:hAnsi="Calibri" w:cs="Calibri"/>
                <w:b/>
                <w:bCs/>
              </w:rPr>
            </w:rPrChange>
          </w:rPr>
          <w:t>s</w:t>
        </w:r>
      </w:ins>
      <w:ins w:id="110" w:author="Robin Huguenot-Noel" w:date="2025-07-16T16:41:00Z" w16du:dateUtc="2025-07-16T14:41:00Z">
        <w:r w:rsidR="00CC4117" w:rsidRPr="000E7C01">
          <w:rPr>
            <w:rFonts w:cs="Calibri"/>
            <w:b/>
            <w:bCs/>
            <w:rPrChange w:id="111" w:author="Robin Huguenot-Noel" w:date="2025-07-16T17:11:00Z" w16du:dateUtc="2025-07-16T15:11:00Z">
              <w:rPr>
                <w:rFonts w:ascii="Calibri" w:hAnsi="Calibri" w:cs="Calibri"/>
                <w:b/>
                <w:bCs/>
              </w:rPr>
            </w:rPrChange>
          </w:rPr>
          <w:t>:</w:t>
        </w:r>
      </w:ins>
    </w:p>
    <w:p w14:paraId="1A574528" w14:textId="3309B96B" w:rsidR="00684419" w:rsidRPr="000E7C01" w:rsidDel="00CC4117" w:rsidRDefault="00684419" w:rsidP="00CC4117">
      <w:pPr>
        <w:rPr>
          <w:del w:id="112" w:author="Robin Huguenot-Noel" w:date="2025-07-16T16:41:00Z" w16du:dateUtc="2025-07-16T14:41:00Z"/>
          <w:rFonts w:cs="Calibri"/>
          <w:b/>
          <w:bCs/>
          <w:rPrChange w:id="113" w:author="Robin Huguenot-Noel" w:date="2025-07-16T17:11:00Z" w16du:dateUtc="2025-07-16T15:11:00Z">
            <w:rPr>
              <w:del w:id="114" w:author="Robin Huguenot-Noel" w:date="2025-07-16T16:41:00Z" w16du:dateUtc="2025-07-16T14:41:00Z"/>
            </w:rPr>
          </w:rPrChange>
        </w:rPr>
        <w:pPrChange w:id="115" w:author="Robin Huguenot-Noel" w:date="2025-07-16T16:41:00Z" w16du:dateUtc="2025-07-16T14:41:00Z">
          <w:pPr>
            <w:pStyle w:val="ListParagraph"/>
            <w:numPr>
              <w:numId w:val="1"/>
            </w:numPr>
            <w:ind w:hanging="360"/>
          </w:pPr>
        </w:pPrChange>
      </w:pPr>
      <w:del w:id="116" w:author="Robin Huguenot-Noel" w:date="2025-07-16T16:15:00Z" w16du:dateUtc="2025-07-16T14:15:00Z">
        <w:r w:rsidRPr="000E7C01" w:rsidDel="009B1D83">
          <w:rPr>
            <w:rFonts w:cs="Calibri"/>
            <w:b/>
            <w:bCs/>
            <w:rPrChange w:id="117" w:author="Robin Huguenot-Noel" w:date="2025-07-16T17:11:00Z" w16du:dateUtc="2025-07-16T15:11:00Z">
              <w:rPr/>
            </w:rPrChange>
          </w:rPr>
          <w:delText xml:space="preserve">Survey existing JT-based </w:delText>
        </w:r>
      </w:del>
      <w:del w:id="118" w:author="Robin Huguenot-Noel" w:date="2025-07-16T16:41:00Z" w16du:dateUtc="2025-07-16T14:41:00Z">
        <w:r w:rsidRPr="000E7C01" w:rsidDel="00CC4117">
          <w:rPr>
            <w:rFonts w:cs="Calibri"/>
            <w:b/>
            <w:bCs/>
            <w:rPrChange w:id="119" w:author="Robin Huguenot-Noel" w:date="2025-07-16T17:11:00Z" w16du:dateUtc="2025-07-16T15:11:00Z">
              <w:rPr/>
            </w:rPrChange>
          </w:rPr>
          <w:delText xml:space="preserve">financial compensation </w:delText>
        </w:r>
      </w:del>
      <w:del w:id="120" w:author="Robin Huguenot-Noel" w:date="2025-07-16T16:15:00Z" w16du:dateUtc="2025-07-16T14:15:00Z">
        <w:r w:rsidRPr="000E7C01" w:rsidDel="009B1D83">
          <w:rPr>
            <w:rFonts w:cs="Calibri"/>
            <w:b/>
            <w:bCs/>
            <w:rPrChange w:id="121" w:author="Robin Huguenot-Noel" w:date="2025-07-16T17:11:00Z" w16du:dateUtc="2025-07-16T15:11:00Z">
              <w:rPr/>
            </w:rPrChange>
          </w:rPr>
          <w:delText>values</w:delText>
        </w:r>
      </w:del>
    </w:p>
    <w:p w14:paraId="03ACBEF6" w14:textId="77777777" w:rsidR="00684419" w:rsidRPr="000E7C01" w:rsidRDefault="00684419" w:rsidP="00684419">
      <w:pPr>
        <w:rPr>
          <w:ins w:id="122" w:author="Robin Huguenot-Noel" w:date="2025-07-16T15:28:00Z" w16du:dateUtc="2025-07-16T13:28:00Z"/>
          <w:rFonts w:cs="Calibri"/>
        </w:rPr>
      </w:pPr>
    </w:p>
    <w:p w14:paraId="6E9EB0AF" w14:textId="3EF51380" w:rsidR="00A96F8C" w:rsidRPr="000E7C01" w:rsidRDefault="00CC4117" w:rsidP="00CC4117">
      <w:pPr>
        <w:pStyle w:val="ListParagraph"/>
        <w:numPr>
          <w:ilvl w:val="1"/>
          <w:numId w:val="6"/>
        </w:numPr>
        <w:rPr>
          <w:ins w:id="123" w:author="Robin Huguenot-Noel" w:date="2025-07-16T16:10:00Z" w16du:dateUtc="2025-07-16T14:10:00Z"/>
          <w:rFonts w:cs="Calibri"/>
        </w:rPr>
        <w:pPrChange w:id="124" w:author="Robin Huguenot-Noel" w:date="2025-07-16T16:41:00Z" w16du:dateUtc="2025-07-16T14:41:00Z">
          <w:pPr/>
        </w:pPrChange>
      </w:pPr>
      <w:ins w:id="125" w:author="Robin Huguenot-Noel" w:date="2025-07-16T16:41:00Z" w16du:dateUtc="2025-07-16T14:41:00Z">
        <w:r w:rsidRPr="000E7C01">
          <w:rPr>
            <w:rFonts w:cs="Calibri"/>
            <w:rPrChange w:id="126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 xml:space="preserve">Attribute: </w:t>
        </w:r>
      </w:ins>
      <w:ins w:id="127" w:author="Robin Huguenot-Noel" w:date="2025-07-16T16:10:00Z" w16du:dateUtc="2025-07-16T14:10:00Z">
        <w:r w:rsidR="00A96F8C" w:rsidRPr="000E7C01">
          <w:rPr>
            <w:rFonts w:cs="Calibri"/>
            <w:b/>
            <w:bCs/>
            <w:rPrChange w:id="128" w:author="Robin Huguenot-Noel" w:date="2025-07-16T17:11:00Z" w16du:dateUtc="2025-07-16T15:11:00Z">
              <w:rPr/>
            </w:rPrChange>
          </w:rPr>
          <w:t>Financial compensation</w:t>
        </w:r>
      </w:ins>
    </w:p>
    <w:p w14:paraId="58ED2235" w14:textId="2CFB53AD" w:rsidR="00A96F8C" w:rsidRPr="000E7C01" w:rsidRDefault="00A96F8C" w:rsidP="00CC4117">
      <w:pPr>
        <w:pStyle w:val="ListParagraph"/>
        <w:numPr>
          <w:ilvl w:val="0"/>
          <w:numId w:val="2"/>
        </w:numPr>
        <w:rPr>
          <w:ins w:id="129" w:author="Robin Huguenot-Noel" w:date="2025-07-16T16:10:00Z" w16du:dateUtc="2025-07-16T14:10:00Z"/>
          <w:rFonts w:eastAsia="Times New Roman" w:cs="Calibri"/>
          <w:kern w:val="0"/>
          <w:lang w:eastAsia="en-GB"/>
          <w14:ligatures w14:val="none"/>
          <w:rPrChange w:id="130" w:author="Robin Huguenot-Noel" w:date="2025-07-16T17:11:00Z" w16du:dateUtc="2025-07-16T15:11:00Z">
            <w:rPr>
              <w:ins w:id="131" w:author="Robin Huguenot-Noel" w:date="2025-07-16T16:10:00Z" w16du:dateUtc="2025-07-16T14:10:00Z"/>
              <w:lang w:eastAsia="en-GB"/>
            </w:rPr>
          </w:rPrChange>
        </w:rPr>
      </w:pPr>
      <w:ins w:id="132" w:author="Robin Huguenot-Noel" w:date="2025-07-16T16:10:00Z" w16du:dateUtc="2025-07-16T14:10:00Z">
        <w:r w:rsidRPr="000E7C01">
          <w:rPr>
            <w:rFonts w:eastAsia="Times New Roman" w:cs="Calibri"/>
            <w:kern w:val="0"/>
            <w:lang w:eastAsia="en-GB"/>
            <w14:ligatures w14:val="none"/>
            <w:rPrChange w:id="133" w:author="Robin Huguenot-Noel" w:date="2025-07-16T17:11:00Z" w16du:dateUtc="2025-07-16T15:11:00Z">
              <w:rPr>
                <w:lang w:eastAsia="en-GB"/>
              </w:rPr>
            </w:rPrChange>
          </w:rPr>
          <w:t>monthly payments equal to around 60% of your last salary.</w:t>
        </w:r>
      </w:ins>
    </w:p>
    <w:p w14:paraId="1C46362E" w14:textId="77777777" w:rsidR="00A96F8C" w:rsidRPr="000E7C01" w:rsidRDefault="00A96F8C" w:rsidP="00A96F8C">
      <w:pPr>
        <w:pStyle w:val="ListParagraph"/>
        <w:numPr>
          <w:ilvl w:val="0"/>
          <w:numId w:val="2"/>
        </w:numPr>
        <w:rPr>
          <w:ins w:id="134" w:author="Robin Huguenot-Noel" w:date="2025-07-16T16:10:00Z" w16du:dateUtc="2025-07-16T14:10:00Z"/>
          <w:rFonts w:eastAsia="Times New Roman" w:cs="Calibri"/>
          <w:kern w:val="0"/>
          <w:lang w:eastAsia="en-GB"/>
          <w14:ligatures w14:val="none"/>
          <w:rPrChange w:id="135" w:author="Robin Huguenot-Noel" w:date="2025-07-16T17:11:00Z" w16du:dateUtc="2025-07-16T15:11:00Z">
            <w:rPr>
              <w:ins w:id="136" w:author="Robin Huguenot-Noel" w:date="2025-07-16T16:10:00Z" w16du:dateUtc="2025-07-16T14:10:00Z"/>
              <w:rFonts w:ascii="Calibri" w:eastAsia="Times New Roman" w:hAnsi="Calibri" w:cs="Calibri"/>
              <w:kern w:val="0"/>
              <w:lang w:eastAsia="en-GB"/>
              <w14:ligatures w14:val="none"/>
            </w:rPr>
          </w:rPrChange>
        </w:rPr>
      </w:pPr>
      <w:ins w:id="137" w:author="Robin Huguenot-Noel" w:date="2025-07-16T16:10:00Z" w16du:dateUtc="2025-07-16T14:10:00Z">
        <w:r w:rsidRPr="000E7C01">
          <w:rPr>
            <w:rFonts w:eastAsia="Times New Roman" w:cs="Calibri"/>
            <w:kern w:val="0"/>
            <w:lang w:eastAsia="en-GB"/>
            <w14:ligatures w14:val="none"/>
            <w:rPrChange w:id="138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>monthly payments equal to around 80% of your last salary.</w:t>
        </w:r>
      </w:ins>
    </w:p>
    <w:p w14:paraId="4C993DE7" w14:textId="77777777" w:rsidR="00A96F8C" w:rsidRPr="000E7C01" w:rsidRDefault="00A96F8C" w:rsidP="00A96F8C">
      <w:pPr>
        <w:pStyle w:val="ListParagraph"/>
        <w:numPr>
          <w:ilvl w:val="0"/>
          <w:numId w:val="2"/>
        </w:numPr>
        <w:spacing w:beforeAutospacing="1" w:afterAutospacing="1"/>
        <w:ind w:right="720"/>
        <w:rPr>
          <w:ins w:id="139" w:author="Robin Huguenot-Noel" w:date="2025-07-16T16:10:00Z" w16du:dateUtc="2025-07-16T14:10:00Z"/>
          <w:rFonts w:eastAsia="Times New Roman" w:cs="Calibri"/>
          <w:kern w:val="0"/>
          <w:lang w:eastAsia="en-GB"/>
          <w14:ligatures w14:val="none"/>
          <w:rPrChange w:id="140" w:author="Robin Huguenot-Noel" w:date="2025-07-16T17:11:00Z" w16du:dateUtc="2025-07-16T15:11:00Z">
            <w:rPr>
              <w:ins w:id="141" w:author="Robin Huguenot-Noel" w:date="2025-07-16T16:10:00Z" w16du:dateUtc="2025-07-16T14:10:00Z"/>
              <w:rFonts w:ascii="Calibri" w:eastAsia="Times New Roman" w:hAnsi="Calibri" w:cs="Calibri"/>
              <w:kern w:val="0"/>
              <w:lang w:eastAsia="en-GB"/>
              <w14:ligatures w14:val="none"/>
            </w:rPr>
          </w:rPrChange>
        </w:rPr>
      </w:pPr>
      <w:ins w:id="142" w:author="Robin Huguenot-Noel" w:date="2025-07-16T16:10:00Z" w16du:dateUtc="2025-07-16T14:10:00Z">
        <w:r w:rsidRPr="000E7C01">
          <w:rPr>
            <w:rFonts w:eastAsia="Times New Roman" w:cs="Calibri"/>
            <w:kern w:val="0"/>
            <w:lang w:eastAsia="en-GB"/>
            <w14:ligatures w14:val="none"/>
            <w:rPrChange w:id="143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>monthly payments equal to around 100% of your last salary.</w:t>
        </w:r>
      </w:ins>
    </w:p>
    <w:p w14:paraId="2DE8B3CA" w14:textId="79CBB9EF" w:rsidR="00A96F8C" w:rsidRPr="000E7C01" w:rsidRDefault="00A96F8C" w:rsidP="00A96F8C">
      <w:pPr>
        <w:rPr>
          <w:ins w:id="144" w:author="Robin Huguenot-Noel" w:date="2025-07-16T16:10:00Z" w16du:dateUtc="2025-07-16T14:10:00Z"/>
          <w:rFonts w:cs="Calibri"/>
          <w:rPrChange w:id="145" w:author="Robin Huguenot-Noel" w:date="2025-07-16T17:11:00Z" w16du:dateUtc="2025-07-16T15:11:00Z">
            <w:rPr>
              <w:ins w:id="146" w:author="Robin Huguenot-Noel" w:date="2025-07-16T16:10:00Z" w16du:dateUtc="2025-07-16T14:10:00Z"/>
              <w:rFonts w:ascii="Calibri" w:hAnsi="Calibri" w:cs="Calibri"/>
            </w:rPr>
          </w:rPrChange>
        </w:rPr>
      </w:pPr>
      <w:ins w:id="147" w:author="Robin Huguenot-Noel" w:date="2025-07-16T16:10:00Z" w16du:dateUtc="2025-07-16T14:10:00Z">
        <w:r w:rsidRPr="000E7C01">
          <w:rPr>
            <w:rFonts w:cs="Calibri"/>
            <w:rPrChange w:id="148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>[</w:t>
        </w:r>
        <w:r w:rsidRPr="000E7C01">
          <w:rPr>
            <w:rFonts w:cs="Calibri"/>
            <w:rPrChange w:id="149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 xml:space="preserve">Optional </w:t>
        </w:r>
        <w:r w:rsidRPr="000E7C01">
          <w:rPr>
            <w:rFonts w:cs="Calibri"/>
            <w:rPrChange w:id="150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>add-on</w:t>
        </w:r>
        <w:r w:rsidRPr="000E7C01">
          <w:rPr>
            <w:rFonts w:cs="Calibri"/>
            <w:rPrChange w:id="151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>: small explanatory text (e.g., as footnote):</w:t>
        </w:r>
        <w:r w:rsidRPr="000E7C01">
          <w:rPr>
            <w:rFonts w:cs="Calibri"/>
            <w:rPrChange w:id="152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>]</w:t>
        </w:r>
      </w:ins>
    </w:p>
    <w:p w14:paraId="47D0DF7E" w14:textId="12E2B4AC" w:rsidR="00D11E27" w:rsidRPr="000E7C01" w:rsidRDefault="00A96F8C" w:rsidP="00684419">
      <w:pPr>
        <w:rPr>
          <w:ins w:id="153" w:author="Robin Huguenot-Noel" w:date="2025-07-16T16:13:00Z" w16du:dateUtc="2025-07-16T14:13:00Z"/>
          <w:rFonts w:cs="Calibri"/>
          <w:rPrChange w:id="154" w:author="Robin Huguenot-Noel" w:date="2025-07-16T17:11:00Z" w16du:dateUtc="2025-07-16T15:11:00Z">
            <w:rPr>
              <w:ins w:id="155" w:author="Robin Huguenot-Noel" w:date="2025-07-16T16:13:00Z" w16du:dateUtc="2025-07-16T14:13:00Z"/>
              <w:rFonts w:ascii="Calibri" w:hAnsi="Calibri" w:cs="Calibri"/>
            </w:rPr>
          </w:rPrChange>
        </w:rPr>
      </w:pPr>
      <w:ins w:id="156" w:author="Robin Huguenot-Noel" w:date="2025-07-16T16:10:00Z" w16du:dateUtc="2025-07-16T14:10:00Z">
        <w:r w:rsidRPr="000E7C01">
          <w:rPr>
            <w:rFonts w:cs="Calibri"/>
            <w:i/>
            <w:iCs/>
            <w:rPrChange w:id="157" w:author="Robin Huguenot-Noel" w:date="2025-07-16T17:11:00Z" w16du:dateUtc="2025-07-16T15:11:00Z">
              <w:rPr>
                <w:rFonts w:ascii="Calibri" w:hAnsi="Calibri" w:cs="Calibri"/>
                <w:i/>
                <w:iCs/>
              </w:rPr>
            </w:rPrChange>
          </w:rPr>
          <w:t>This support includes all public payments you would receive during the transition period, including unemployment benefits and any additional compensation.</w:t>
        </w:r>
      </w:ins>
    </w:p>
    <w:p w14:paraId="3749D2A0" w14:textId="77777777" w:rsidR="009B1D83" w:rsidRPr="000E7C01" w:rsidRDefault="009B1D83" w:rsidP="009B1D83">
      <w:pPr>
        <w:rPr>
          <w:ins w:id="158" w:author="Robin Huguenot-Noel" w:date="2025-07-16T16:19:00Z" w16du:dateUtc="2025-07-16T14:19:00Z"/>
          <w:rFonts w:cs="Calibri"/>
          <w:rPrChange w:id="159" w:author="Robin Huguenot-Noel" w:date="2025-07-16T17:11:00Z" w16du:dateUtc="2025-07-16T15:11:00Z">
            <w:rPr>
              <w:ins w:id="160" w:author="Robin Huguenot-Noel" w:date="2025-07-16T16:19:00Z" w16du:dateUtc="2025-07-16T14:19:00Z"/>
              <w:rFonts w:ascii="Calibri" w:hAnsi="Calibri" w:cs="Calibri"/>
            </w:rPr>
          </w:rPrChange>
        </w:rPr>
      </w:pPr>
    </w:p>
    <w:p w14:paraId="579F457F" w14:textId="26D3228B" w:rsidR="000E7C01" w:rsidRPr="000E7C01" w:rsidRDefault="000E7C01" w:rsidP="00CC4117">
      <w:pPr>
        <w:pStyle w:val="ListParagraph"/>
        <w:numPr>
          <w:ilvl w:val="1"/>
          <w:numId w:val="6"/>
        </w:numPr>
        <w:rPr>
          <w:ins w:id="161" w:author="Robin Huguenot-Noel" w:date="2025-07-16T17:09:00Z" w16du:dateUtc="2025-07-16T15:09:00Z"/>
          <w:rFonts w:cs="Calibri"/>
          <w:rPrChange w:id="162" w:author="Robin Huguenot-Noel" w:date="2025-07-16T17:11:00Z" w16du:dateUtc="2025-07-16T15:11:00Z">
            <w:rPr>
              <w:ins w:id="163" w:author="Robin Huguenot-Noel" w:date="2025-07-16T17:09:00Z" w16du:dateUtc="2025-07-16T15:09:00Z"/>
              <w:rFonts w:ascii="Calibri" w:hAnsi="Calibri" w:cs="Calibri"/>
            </w:rPr>
          </w:rPrChange>
        </w:rPr>
      </w:pPr>
      <w:ins w:id="164" w:author="Robin Huguenot-Noel" w:date="2025-07-16T17:09:00Z" w16du:dateUtc="2025-07-16T15:09:00Z">
        <w:r w:rsidRPr="000E7C01">
          <w:rPr>
            <w:rFonts w:cs="Calibri"/>
            <w:rPrChange w:id="165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 xml:space="preserve">Attribute: </w:t>
        </w:r>
        <w:r w:rsidRPr="000E7C01">
          <w:rPr>
            <w:rFonts w:cs="Calibri"/>
            <w:b/>
            <w:bCs/>
            <w:rPrChange w:id="166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>Training</w:t>
        </w:r>
      </w:ins>
    </w:p>
    <w:p w14:paraId="5481EBB8" w14:textId="15AEEA49" w:rsidR="000E7C01" w:rsidRPr="000E7C01" w:rsidRDefault="000E7C01" w:rsidP="000E7C01">
      <w:pPr>
        <w:pStyle w:val="ListParagraph"/>
        <w:numPr>
          <w:ilvl w:val="0"/>
          <w:numId w:val="10"/>
        </w:numPr>
        <w:rPr>
          <w:ins w:id="167" w:author="Robin Huguenot-Noel" w:date="2025-07-16T17:09:00Z" w16du:dateUtc="2025-07-16T15:09:00Z"/>
          <w:rFonts w:eastAsia="Times New Roman" w:cs="Calibri"/>
          <w:kern w:val="0"/>
          <w:lang w:eastAsia="en-GB"/>
          <w14:ligatures w14:val="none"/>
          <w:rPrChange w:id="168" w:author="Robin Huguenot-Noel" w:date="2025-07-16T17:11:00Z" w16du:dateUtc="2025-07-16T15:11:00Z">
            <w:rPr>
              <w:ins w:id="169" w:author="Robin Huguenot-Noel" w:date="2025-07-16T17:09:00Z" w16du:dateUtc="2025-07-16T15:09:00Z"/>
              <w:rFonts w:ascii="Calibri" w:eastAsia="Times New Roman" w:hAnsi="Calibri" w:cs="Calibri"/>
              <w:kern w:val="0"/>
              <w:lang w:eastAsia="en-GB"/>
              <w14:ligatures w14:val="none"/>
            </w:rPr>
          </w:rPrChange>
        </w:rPr>
      </w:pPr>
      <w:ins w:id="170" w:author="Robin Huguenot-Noel" w:date="2025-07-16T17:09:00Z" w16du:dateUtc="2025-07-16T15:09:00Z">
        <w:r w:rsidRPr="000E7C01">
          <w:rPr>
            <w:rFonts w:eastAsia="Times New Roman" w:cs="Calibri"/>
            <w:kern w:val="0"/>
            <w:lang w:eastAsia="en-GB"/>
            <w14:ligatures w14:val="none"/>
            <w:rPrChange w:id="171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>No training support</w:t>
        </w:r>
        <w:r w:rsidRPr="000E7C01">
          <w:rPr>
            <w:rFonts w:eastAsia="Times New Roman" w:cs="Calibri"/>
            <w:kern w:val="0"/>
            <w:lang w:eastAsia="en-GB"/>
            <w14:ligatures w14:val="none"/>
            <w:rPrChange w:id="172" w:author="Robin Huguenot-Noel" w:date="2025-07-16T17:11:00Z" w16du:dateUtc="2025-07-16T15:11:00Z">
              <w:rPr>
                <w:lang w:eastAsia="en-GB"/>
              </w:rPr>
            </w:rPrChange>
          </w:rPr>
          <w:t>.</w:t>
        </w:r>
      </w:ins>
    </w:p>
    <w:p w14:paraId="75348362" w14:textId="6B4D502A" w:rsidR="000E7C01" w:rsidRPr="000E7C01" w:rsidRDefault="000E7C01" w:rsidP="000E7C01">
      <w:pPr>
        <w:pStyle w:val="ListParagraph"/>
        <w:numPr>
          <w:ilvl w:val="0"/>
          <w:numId w:val="10"/>
        </w:numPr>
        <w:rPr>
          <w:ins w:id="173" w:author="Robin Huguenot-Noel" w:date="2025-07-16T17:10:00Z" w16du:dateUtc="2025-07-16T15:10:00Z"/>
          <w:rFonts w:eastAsia="Times New Roman" w:cs="Calibri"/>
          <w:kern w:val="0"/>
          <w:lang w:eastAsia="en-GB"/>
          <w14:ligatures w14:val="none"/>
          <w:rPrChange w:id="174" w:author="Robin Huguenot-Noel" w:date="2025-07-16T17:11:00Z" w16du:dateUtc="2025-07-16T15:11:00Z">
            <w:rPr>
              <w:ins w:id="175" w:author="Robin Huguenot-Noel" w:date="2025-07-16T17:10:00Z" w16du:dateUtc="2025-07-16T15:10:00Z"/>
              <w:rFonts w:ascii="Calibri" w:eastAsia="Times New Roman" w:hAnsi="Calibri" w:cs="Calibri"/>
              <w:kern w:val="0"/>
              <w:lang w:eastAsia="en-GB"/>
              <w14:ligatures w14:val="none"/>
            </w:rPr>
          </w:rPrChange>
        </w:rPr>
      </w:pPr>
      <w:ins w:id="176" w:author="Robin Huguenot-Noel" w:date="2025-07-16T17:10:00Z">
        <w:r w:rsidRPr="000E7C01">
          <w:rPr>
            <w:rFonts w:eastAsia="Times New Roman" w:cs="Calibri"/>
            <w:kern w:val="0"/>
            <w:lang w:eastAsia="en-GB"/>
            <w14:ligatures w14:val="none"/>
            <w:rPrChange w:id="177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>Basic training for entry-level jobs</w:t>
        </w:r>
      </w:ins>
      <w:ins w:id="178" w:author="Robin Huguenot-Noel" w:date="2025-07-16T17:10:00Z" w16du:dateUtc="2025-07-16T15:10:00Z">
        <w:r w:rsidRPr="000E7C01">
          <w:rPr>
            <w:rFonts w:eastAsia="Times New Roman" w:cs="Calibri"/>
            <w:kern w:val="0"/>
            <w:lang w:eastAsia="en-GB"/>
            <w14:ligatures w14:val="none"/>
            <w:rPrChange w:id="179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 xml:space="preserve"> (</w:t>
        </w:r>
      </w:ins>
      <w:ins w:id="180" w:author="Robin Huguenot-Noel" w:date="2025-07-16T17:11:00Z" w16du:dateUtc="2025-07-16T15:11:00Z">
        <w:r w:rsidRPr="000E7C01">
          <w:rPr>
            <w:rFonts w:eastAsia="Times New Roman" w:cs="Calibri"/>
            <w:kern w:val="0"/>
            <w:lang w:eastAsia="en-GB"/>
            <w14:ligatures w14:val="none"/>
            <w:rPrChange w:id="181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 xml:space="preserve">e.g., </w:t>
        </w:r>
      </w:ins>
      <w:ins w:id="182" w:author="Robin Huguenot-Noel" w:date="2025-07-16T17:10:00Z" w16du:dateUtc="2025-07-16T15:10:00Z">
        <w:r w:rsidRPr="000E7C01">
          <w:rPr>
            <w:rFonts w:eastAsia="Times New Roman" w:cs="Calibri"/>
            <w:kern w:val="0"/>
            <w:lang w:eastAsia="en-GB"/>
            <w14:ligatures w14:val="none"/>
            <w:rPrChange w:id="183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>logistics, care work, retail)</w:t>
        </w:r>
      </w:ins>
    </w:p>
    <w:p w14:paraId="2640C67B" w14:textId="1DAEECE1" w:rsidR="000E7C01" w:rsidRPr="000E7C01" w:rsidRDefault="000E7C01" w:rsidP="000E7C01">
      <w:pPr>
        <w:pStyle w:val="ListParagraph"/>
        <w:numPr>
          <w:ilvl w:val="0"/>
          <w:numId w:val="10"/>
        </w:numPr>
        <w:rPr>
          <w:ins w:id="184" w:author="Robin Huguenot-Noel" w:date="2025-07-16T17:09:00Z" w16du:dateUtc="2025-07-16T15:09:00Z"/>
          <w:rFonts w:eastAsia="Times New Roman" w:cs="Calibri"/>
          <w:kern w:val="0"/>
          <w:lang w:eastAsia="en-GB"/>
          <w14:ligatures w14:val="none"/>
          <w:rPrChange w:id="185" w:author="Robin Huguenot-Noel" w:date="2025-07-16T17:11:00Z" w16du:dateUtc="2025-07-16T15:11:00Z">
            <w:rPr>
              <w:ins w:id="186" w:author="Robin Huguenot-Noel" w:date="2025-07-16T17:09:00Z" w16du:dateUtc="2025-07-16T15:09:00Z"/>
              <w:lang w:eastAsia="en-GB"/>
            </w:rPr>
          </w:rPrChange>
        </w:rPr>
        <w:pPrChange w:id="187" w:author="Robin Huguenot-Noel" w:date="2025-07-16T17:09:00Z" w16du:dateUtc="2025-07-16T15:09:00Z">
          <w:pPr>
            <w:pStyle w:val="ListParagraph"/>
            <w:numPr>
              <w:numId w:val="6"/>
            </w:numPr>
            <w:spacing w:beforeAutospacing="1" w:afterAutospacing="1"/>
            <w:ind w:left="360" w:right="720" w:hanging="360"/>
          </w:pPr>
        </w:pPrChange>
      </w:pPr>
      <w:ins w:id="188" w:author="Robin Huguenot-Noel" w:date="2025-07-16T17:10:00Z" w16du:dateUtc="2025-07-16T15:10:00Z">
        <w:r w:rsidRPr="000E7C01">
          <w:rPr>
            <w:rFonts w:eastAsia="Times New Roman" w:cs="Calibri"/>
            <w:kern w:val="0"/>
            <w:lang w:eastAsia="en-GB"/>
            <w14:ligatures w14:val="none"/>
            <w:rPrChange w:id="189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>Advanced training</w:t>
        </w:r>
      </w:ins>
      <w:ins w:id="190" w:author="Robin Huguenot-Noel" w:date="2025-07-16T17:11:00Z" w16du:dateUtc="2025-07-16T15:11:00Z">
        <w:r w:rsidRPr="000E7C01">
          <w:rPr>
            <w:rFonts w:eastAsia="Times New Roman" w:cs="Calibri"/>
            <w:kern w:val="0"/>
            <w:lang w:eastAsia="en-GB"/>
            <w14:ligatures w14:val="none"/>
            <w:rPrChange w:id="191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 xml:space="preserve"> for skilled professions (</w:t>
        </w:r>
        <w:r w:rsidRPr="000E7C01">
          <w:rPr>
            <w:rFonts w:eastAsia="Times New Roman" w:cs="Calibri"/>
            <w:kern w:val="0"/>
            <w:lang w:eastAsia="en-GB"/>
            <w14:ligatures w14:val="none"/>
            <w:rPrChange w:id="192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 xml:space="preserve">e.g., </w:t>
        </w:r>
        <w:r w:rsidRPr="000E7C01">
          <w:rPr>
            <w:rFonts w:eastAsia="Times New Roman" w:cs="Calibri"/>
            <w:kern w:val="0"/>
            <w:lang w:eastAsia="en-GB"/>
            <w14:ligatures w14:val="none"/>
            <w:rPrChange w:id="193" w:author="Robin Huguenot-Noel" w:date="2025-07-16T17:11:00Z" w16du:dateUtc="2025-07-16T15:11:00Z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rPrChange>
          </w:rPr>
          <w:t>technician, electrician, IT support)</w:t>
        </w:r>
      </w:ins>
    </w:p>
    <w:p w14:paraId="29ADB23F" w14:textId="77777777" w:rsidR="000E7C01" w:rsidRPr="000E7C01" w:rsidRDefault="000E7C01" w:rsidP="000E7C01">
      <w:pPr>
        <w:rPr>
          <w:ins w:id="194" w:author="Robin Huguenot-Noel" w:date="2025-07-16T17:09:00Z" w16du:dateUtc="2025-07-16T15:09:00Z"/>
          <w:rFonts w:cs="Calibri"/>
        </w:rPr>
        <w:pPrChange w:id="195" w:author="Robin Huguenot-Noel" w:date="2025-07-16T17:09:00Z" w16du:dateUtc="2025-07-16T15:09:00Z">
          <w:pPr>
            <w:pStyle w:val="ListParagraph"/>
            <w:numPr>
              <w:ilvl w:val="1"/>
              <w:numId w:val="6"/>
            </w:numPr>
            <w:ind w:left="360" w:hanging="360"/>
          </w:pPr>
        </w:pPrChange>
      </w:pPr>
    </w:p>
    <w:p w14:paraId="11C017BC" w14:textId="6B989529" w:rsidR="00E937BB" w:rsidRPr="000E7C01" w:rsidRDefault="00E937BB" w:rsidP="00CC4117">
      <w:pPr>
        <w:pStyle w:val="ListParagraph"/>
        <w:numPr>
          <w:ilvl w:val="1"/>
          <w:numId w:val="6"/>
        </w:numPr>
        <w:rPr>
          <w:ins w:id="196" w:author="Robin Huguenot-Noel" w:date="2025-07-16T16:13:00Z" w16du:dateUtc="2025-07-16T14:13:00Z"/>
          <w:rFonts w:cs="Calibri"/>
        </w:rPr>
        <w:pPrChange w:id="197" w:author="Robin Huguenot-Noel" w:date="2025-07-16T16:41:00Z" w16du:dateUtc="2025-07-16T14:41:00Z">
          <w:pPr/>
        </w:pPrChange>
      </w:pPr>
      <w:ins w:id="198" w:author="Robin Huguenot-Noel" w:date="2025-07-16T16:19:00Z" w16du:dateUtc="2025-07-16T14:19:00Z">
        <w:r w:rsidRPr="000E7C01">
          <w:rPr>
            <w:rFonts w:cs="Calibri"/>
          </w:rPr>
          <w:t xml:space="preserve">Attribute: </w:t>
        </w:r>
        <w:r w:rsidRPr="000E7C01">
          <w:rPr>
            <w:rFonts w:cs="Calibri"/>
            <w:b/>
            <w:bCs/>
            <w:rPrChange w:id="199" w:author="Robin Huguenot-Noel" w:date="2025-07-16T17:11:00Z" w16du:dateUtc="2025-07-16T15:11:00Z">
              <w:rPr/>
            </w:rPrChange>
          </w:rPr>
          <w:t>Job support</w:t>
        </w:r>
      </w:ins>
    </w:p>
    <w:p w14:paraId="3AB4A2CE" w14:textId="256149F6" w:rsidR="009B1D83" w:rsidRPr="000E7C01" w:rsidRDefault="00D3488F" w:rsidP="009B1D83">
      <w:pPr>
        <w:pStyle w:val="ListParagraph"/>
        <w:numPr>
          <w:ilvl w:val="0"/>
          <w:numId w:val="3"/>
        </w:numPr>
        <w:rPr>
          <w:ins w:id="200" w:author="Robin Huguenot-Noel" w:date="2025-07-16T16:13:00Z" w16du:dateUtc="2025-07-16T14:13:00Z"/>
        </w:rPr>
        <w:pPrChange w:id="201" w:author="Robin Huguenot-Noel" w:date="2025-07-16T16:13:00Z" w16du:dateUtc="2025-07-16T14:13:00Z">
          <w:pPr/>
        </w:pPrChange>
      </w:pPr>
      <w:ins w:id="202" w:author="Robin Huguenot-Noel" w:date="2025-07-16T16:21:00Z" w16du:dateUtc="2025-07-16T14:21:00Z">
        <w:r w:rsidRPr="000E7C01">
          <w:t>Regular public employment service</w:t>
        </w:r>
      </w:ins>
    </w:p>
    <w:p w14:paraId="1FF8BF43" w14:textId="68693AC3" w:rsidR="009B1D83" w:rsidRPr="000E7C01" w:rsidRDefault="009B1D83" w:rsidP="009B1D83">
      <w:pPr>
        <w:pStyle w:val="ListParagraph"/>
        <w:numPr>
          <w:ilvl w:val="0"/>
          <w:numId w:val="3"/>
        </w:numPr>
        <w:rPr>
          <w:ins w:id="203" w:author="Robin Huguenot-Noel" w:date="2025-07-16T16:14:00Z" w16du:dateUtc="2025-07-16T14:14:00Z"/>
          <w:rFonts w:cs="Calibri"/>
        </w:rPr>
      </w:pPr>
      <w:ins w:id="204" w:author="Robin Huguenot-Noel" w:date="2025-07-16T16:14:00Z" w16du:dateUtc="2025-07-16T14:14:00Z">
        <w:r w:rsidRPr="000E7C01">
          <w:t>Personalised</w:t>
        </w:r>
      </w:ins>
      <w:ins w:id="205" w:author="Robin Huguenot-Noel" w:date="2025-07-16T16:13:00Z" w16du:dateUtc="2025-07-16T14:13:00Z">
        <w:r w:rsidRPr="000E7C01">
          <w:t xml:space="preserve"> job</w:t>
        </w:r>
      </w:ins>
      <w:ins w:id="206" w:author="Robin Huguenot-Noel" w:date="2025-07-16T16:14:00Z" w16du:dateUtc="2025-07-16T14:14:00Z">
        <w:r w:rsidRPr="000E7C01">
          <w:t>-search</w:t>
        </w:r>
      </w:ins>
      <w:ins w:id="207" w:author="Robin Huguenot-Noel" w:date="2025-07-16T16:13:00Z" w16du:dateUtc="2025-07-16T14:13:00Z">
        <w:r w:rsidRPr="000E7C01">
          <w:t xml:space="preserve"> </w:t>
        </w:r>
      </w:ins>
      <w:ins w:id="208" w:author="Robin Huguenot-Noel" w:date="2025-07-16T16:20:00Z" w16du:dateUtc="2025-07-16T14:20:00Z">
        <w:r w:rsidR="00E937BB" w:rsidRPr="000E7C01">
          <w:t>assistance</w:t>
        </w:r>
      </w:ins>
    </w:p>
    <w:p w14:paraId="44D8F64D" w14:textId="714CB8CA" w:rsidR="00DE05B1" w:rsidRPr="000E7C01" w:rsidRDefault="009B1D83" w:rsidP="00DE05B1">
      <w:pPr>
        <w:pStyle w:val="ListParagraph"/>
        <w:numPr>
          <w:ilvl w:val="0"/>
          <w:numId w:val="3"/>
        </w:numPr>
        <w:rPr>
          <w:ins w:id="209" w:author="Robin Huguenot-Noel" w:date="2025-07-16T16:41:00Z" w16du:dateUtc="2025-07-16T14:41:00Z"/>
          <w:rFonts w:cs="Calibri"/>
        </w:rPr>
      </w:pPr>
      <w:ins w:id="210" w:author="Robin Huguenot-Noel" w:date="2025-07-16T16:14:00Z" w16du:dateUtc="2025-07-16T14:14:00Z">
        <w:r w:rsidRPr="000E7C01">
          <w:rPr>
            <w:rFonts w:cs="Calibri"/>
            <w:rPrChange w:id="211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 xml:space="preserve">Temporary job </w:t>
        </w:r>
      </w:ins>
      <w:ins w:id="212" w:author="Robin Huguenot-Noel" w:date="2025-07-16T16:21:00Z" w16du:dateUtc="2025-07-16T14:21:00Z">
        <w:r w:rsidR="00D3488F" w:rsidRPr="000E7C01">
          <w:rPr>
            <w:rFonts w:cs="Calibri"/>
            <w:rPrChange w:id="213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>placement</w:t>
        </w:r>
      </w:ins>
      <w:ins w:id="214" w:author="Robin Huguenot-Noel" w:date="2025-07-16T16:14:00Z" w16du:dateUtc="2025-07-16T14:14:00Z">
        <w:r w:rsidRPr="000E7C01">
          <w:rPr>
            <w:rFonts w:cs="Calibri"/>
            <w:rPrChange w:id="215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 xml:space="preserve"> guarantee</w:t>
        </w:r>
      </w:ins>
    </w:p>
    <w:p w14:paraId="00EC74AD" w14:textId="77777777" w:rsidR="00CC4117" w:rsidRPr="000E7C01" w:rsidRDefault="00CC4117" w:rsidP="00CC4117">
      <w:pPr>
        <w:rPr>
          <w:ins w:id="216" w:author="Robin Huguenot-Noel" w:date="2025-07-16T16:41:00Z" w16du:dateUtc="2025-07-16T14:41:00Z"/>
          <w:rFonts w:cs="Calibri"/>
          <w:rPrChange w:id="217" w:author="Robin Huguenot-Noel" w:date="2025-07-16T17:11:00Z" w16du:dateUtc="2025-07-16T15:11:00Z">
            <w:rPr>
              <w:ins w:id="218" w:author="Robin Huguenot-Noel" w:date="2025-07-16T16:41:00Z" w16du:dateUtc="2025-07-16T14:41:00Z"/>
              <w:rFonts w:ascii="Calibri" w:hAnsi="Calibri" w:cs="Calibri"/>
            </w:rPr>
          </w:rPrChange>
        </w:rPr>
      </w:pPr>
    </w:p>
    <w:p w14:paraId="466D2AE5" w14:textId="222B0165" w:rsidR="00D11E27" w:rsidRPr="000E7C01" w:rsidDel="00CC4117" w:rsidRDefault="00CC4117" w:rsidP="00DE05B1">
      <w:pPr>
        <w:pStyle w:val="ListParagraph"/>
        <w:numPr>
          <w:ilvl w:val="1"/>
          <w:numId w:val="6"/>
        </w:numPr>
        <w:rPr>
          <w:del w:id="219" w:author="Robin Huguenot-Noel" w:date="2025-07-16T16:41:00Z" w16du:dateUtc="2025-07-16T14:41:00Z"/>
          <w:rFonts w:cs="Calibri"/>
          <w:b/>
          <w:bCs/>
          <w:rPrChange w:id="220" w:author="Robin Huguenot-Noel" w:date="2025-07-16T17:11:00Z" w16du:dateUtc="2025-07-16T15:11:00Z">
            <w:rPr>
              <w:del w:id="221" w:author="Robin Huguenot-Noel" w:date="2025-07-16T16:41:00Z" w16du:dateUtc="2025-07-16T14:41:00Z"/>
            </w:rPr>
          </w:rPrChange>
        </w:rPr>
        <w:pPrChange w:id="222" w:author="Robin Huguenot-Noel" w:date="2025-07-16T16:42:00Z" w16du:dateUtc="2025-07-16T14:42:00Z">
          <w:pPr/>
        </w:pPrChange>
      </w:pPr>
      <w:ins w:id="223" w:author="Robin Huguenot-Noel" w:date="2025-07-16T16:41:00Z" w16du:dateUtc="2025-07-16T14:41:00Z">
        <w:r w:rsidRPr="000E7C01">
          <w:rPr>
            <w:rFonts w:cs="Calibri"/>
            <w:rPrChange w:id="224" w:author="Robin Huguenot-Noel" w:date="2025-07-16T17:11:00Z" w16du:dateUtc="2025-07-16T15:11:00Z">
              <w:rPr>
                <w:rFonts w:ascii="Calibri" w:hAnsi="Calibri" w:cs="Calibri"/>
              </w:rPr>
            </w:rPrChange>
          </w:rPr>
          <w:t xml:space="preserve">Attribute: </w:t>
        </w:r>
      </w:ins>
      <w:ins w:id="225" w:author="Robin Huguenot-Noel" w:date="2025-07-16T16:46:00Z" w16du:dateUtc="2025-07-16T14:46:00Z">
        <w:r w:rsidR="00DE05B1" w:rsidRPr="000E7C01">
          <w:rPr>
            <w:rFonts w:cs="Calibri"/>
            <w:b/>
            <w:bCs/>
            <w:rPrChange w:id="226" w:author="Robin Huguenot-Noel" w:date="2025-07-16T17:11:00Z" w16du:dateUtc="2025-07-16T15:11:00Z">
              <w:rPr>
                <w:rFonts w:ascii="Calibri" w:hAnsi="Calibri" w:cs="Calibri"/>
                <w:b/>
                <w:bCs/>
              </w:rPr>
            </w:rPrChange>
          </w:rPr>
          <w:t>Level</w:t>
        </w:r>
      </w:ins>
      <w:ins w:id="227" w:author="Robin Huguenot-Noel" w:date="2025-07-16T16:42:00Z" w16du:dateUtc="2025-07-16T14:42:00Z">
        <w:r w:rsidR="00DE05B1" w:rsidRPr="000E7C01">
          <w:rPr>
            <w:rFonts w:cs="Calibri"/>
            <w:b/>
            <w:bCs/>
            <w:rPrChange w:id="228" w:author="Robin Huguenot-Noel" w:date="2025-07-16T17:11:00Z" w16du:dateUtc="2025-07-16T15:11:00Z">
              <w:rPr>
                <w:rFonts w:ascii="Calibri" w:hAnsi="Calibri" w:cs="Calibri"/>
                <w:b/>
                <w:bCs/>
              </w:rPr>
            </w:rPrChange>
          </w:rPr>
          <w:t xml:space="preserve"> of community investment</w:t>
        </w:r>
      </w:ins>
    </w:p>
    <w:p w14:paraId="34D9DB0B" w14:textId="4DCB8A40" w:rsidR="00CC4117" w:rsidRPr="000E7C01" w:rsidRDefault="00684419" w:rsidP="000E7C01">
      <w:pPr>
        <w:pStyle w:val="ListParagraph"/>
        <w:numPr>
          <w:ilvl w:val="1"/>
          <w:numId w:val="6"/>
        </w:numPr>
        <w:rPr>
          <w:ins w:id="229" w:author="Robin Huguenot-Noel" w:date="2025-07-16T16:41:00Z" w16du:dateUtc="2025-07-16T14:41:00Z"/>
          <w:b/>
          <w:bCs/>
          <w:rPrChange w:id="230" w:author="Robin Huguenot-Noel" w:date="2025-07-16T17:11:00Z" w16du:dateUtc="2025-07-16T15:11:00Z">
            <w:rPr>
              <w:ins w:id="231" w:author="Robin Huguenot-Noel" w:date="2025-07-16T16:41:00Z" w16du:dateUtc="2025-07-16T14:41:00Z"/>
            </w:rPr>
          </w:rPrChange>
        </w:rPr>
      </w:pPr>
      <w:del w:id="232" w:author="Robin Huguenot-Noel" w:date="2025-07-16T16:41:00Z" w16du:dateUtc="2025-07-16T14:41:00Z">
        <w:r w:rsidRPr="000E7C01" w:rsidDel="00CC4117">
          <w:rPr>
            <w:b/>
            <w:bCs/>
            <w:rPrChange w:id="233" w:author="Robin Huguenot-Noel" w:date="2025-07-16T17:11:00Z" w16du:dateUtc="2025-07-16T15:11:00Z">
              <w:rPr/>
            </w:rPrChange>
          </w:rPr>
          <w:delText>Reformulate c</w:delText>
        </w:r>
      </w:del>
      <w:del w:id="234" w:author="Robin Huguenot-Noel" w:date="2025-07-16T16:42:00Z" w16du:dateUtc="2025-07-16T14:42:00Z">
        <w:r w:rsidRPr="000E7C01" w:rsidDel="00DE05B1">
          <w:rPr>
            <w:b/>
            <w:bCs/>
            <w:rPrChange w:id="235" w:author="Robin Huguenot-Noel" w:date="2025-07-16T17:11:00Z" w16du:dateUtc="2025-07-16T15:11:00Z">
              <w:rPr/>
            </w:rPrChange>
          </w:rPr>
          <w:delText xml:space="preserve">ommunity investment </w:delText>
        </w:r>
      </w:del>
      <w:del w:id="236" w:author="Robin Huguenot-Noel" w:date="2025-07-16T16:15:00Z" w16du:dateUtc="2025-07-16T14:15:00Z">
        <w:r w:rsidRPr="000E7C01" w:rsidDel="009B1D83">
          <w:rPr>
            <w:b/>
            <w:bCs/>
            <w:rPrChange w:id="237" w:author="Robin Huguenot-Noel" w:date="2025-07-16T17:11:00Z" w16du:dateUtc="2025-07-16T15:11:00Z">
              <w:rPr/>
            </w:rPrChange>
          </w:rPr>
          <w:delText>(based on examples previously sent)</w:delText>
        </w:r>
      </w:del>
    </w:p>
    <w:p w14:paraId="7088BF8B" w14:textId="3F827A26" w:rsidR="00DE05B1" w:rsidRPr="000E7C01" w:rsidRDefault="00DE05B1" w:rsidP="00DE05B1">
      <w:pPr>
        <w:pStyle w:val="ListParagraph"/>
        <w:numPr>
          <w:ilvl w:val="0"/>
          <w:numId w:val="7"/>
        </w:numPr>
        <w:rPr>
          <w:ins w:id="238" w:author="Robin Huguenot-Noel" w:date="2025-07-16T16:46:00Z" w16du:dateUtc="2025-07-16T14:46:00Z"/>
          <w:rPrChange w:id="239" w:author="Robin Huguenot-Noel" w:date="2025-07-16T17:11:00Z" w16du:dateUtc="2025-07-16T15:11:00Z">
            <w:rPr>
              <w:ins w:id="240" w:author="Robin Huguenot-Noel" w:date="2025-07-16T16:46:00Z" w16du:dateUtc="2025-07-16T14:46:00Z"/>
              <w:b/>
              <w:bCs/>
            </w:rPr>
          </w:rPrChange>
        </w:rPr>
      </w:pPr>
      <w:ins w:id="241" w:author="Robin Huguenot-Noel" w:date="2025-07-16T16:44:00Z">
        <w:r w:rsidRPr="000E7C01">
          <w:rPr>
            <w:rPrChange w:id="242" w:author="Robin Huguenot-Noel" w:date="2025-07-16T17:11:00Z" w16du:dateUtc="2025-07-16T15:11:00Z">
              <w:rPr>
                <w:b/>
                <w:bCs/>
              </w:rPr>
            </w:rPrChange>
          </w:rPr>
          <w:t>No additional investment</w:t>
        </w:r>
      </w:ins>
    </w:p>
    <w:p w14:paraId="2AC89280" w14:textId="4F618869" w:rsidR="00DE05B1" w:rsidRPr="000E7C01" w:rsidRDefault="00DE05B1" w:rsidP="00DE05B1">
      <w:pPr>
        <w:pStyle w:val="ListParagraph"/>
        <w:numPr>
          <w:ilvl w:val="0"/>
          <w:numId w:val="7"/>
        </w:numPr>
        <w:rPr>
          <w:ins w:id="243" w:author="Robin Huguenot-Noel" w:date="2025-07-16T16:46:00Z" w16du:dateUtc="2025-07-16T14:46:00Z"/>
          <w:rPrChange w:id="244" w:author="Robin Huguenot-Noel" w:date="2025-07-16T17:11:00Z" w16du:dateUtc="2025-07-16T15:11:00Z">
            <w:rPr>
              <w:ins w:id="245" w:author="Robin Huguenot-Noel" w:date="2025-07-16T16:46:00Z" w16du:dateUtc="2025-07-16T14:46:00Z"/>
              <w:b/>
              <w:bCs/>
            </w:rPr>
          </w:rPrChange>
        </w:rPr>
      </w:pPr>
      <w:ins w:id="246" w:author="Robin Huguenot-Noel" w:date="2025-07-16T16:47:00Z" w16du:dateUtc="2025-07-16T14:47:00Z">
        <w:r w:rsidRPr="000E7C01">
          <w:rPr>
            <w:rPrChange w:id="247" w:author="Robin Huguenot-Noel" w:date="2025-07-16T17:11:00Z" w16du:dateUtc="2025-07-16T15:11:00Z">
              <w:rPr>
                <w:b/>
                <w:bCs/>
              </w:rPr>
            </w:rPrChange>
          </w:rPr>
          <w:t>Targeted</w:t>
        </w:r>
      </w:ins>
      <w:ins w:id="248" w:author="Robin Huguenot-Noel" w:date="2025-07-16T16:44:00Z">
        <w:r w:rsidRPr="000E7C01">
          <w:rPr>
            <w:rPrChange w:id="249" w:author="Robin Huguenot-Noel" w:date="2025-07-16T17:11:00Z" w16du:dateUtc="2025-07-16T15:11:00Z">
              <w:rPr>
                <w:b/>
                <w:bCs/>
              </w:rPr>
            </w:rPrChange>
          </w:rPr>
          <w:t xml:space="preserve"> investment</w:t>
        </w:r>
      </w:ins>
      <w:ins w:id="250" w:author="Robin Huguenot-Noel" w:date="2025-07-16T16:47:00Z" w16du:dateUtc="2025-07-16T14:47:00Z">
        <w:r w:rsidRPr="000E7C01">
          <w:rPr>
            <w:rPrChange w:id="251" w:author="Robin Huguenot-Noel" w:date="2025-07-16T17:11:00Z" w16du:dateUtc="2025-07-16T15:11:00Z">
              <w:rPr>
                <w:b/>
                <w:bCs/>
              </w:rPr>
            </w:rPrChange>
          </w:rPr>
          <w:t>s</w:t>
        </w:r>
      </w:ins>
      <w:ins w:id="252" w:author="Robin Huguenot-Noel" w:date="2025-07-16T16:44:00Z">
        <w:r w:rsidRPr="000E7C01">
          <w:rPr>
            <w:rPrChange w:id="253" w:author="Robin Huguenot-Noel" w:date="2025-07-16T17:11:00Z" w16du:dateUtc="2025-07-16T15:11:00Z">
              <w:rPr>
                <w:b/>
                <w:bCs/>
              </w:rPr>
            </w:rPrChange>
          </w:rPr>
          <w:t xml:space="preserve"> in </w:t>
        </w:r>
      </w:ins>
      <w:ins w:id="254" w:author="Robin Huguenot-Noel" w:date="2025-07-16T16:59:00Z" w16du:dateUtc="2025-07-16T14:59:00Z">
        <w:r w:rsidR="00022EDF" w:rsidRPr="000E7C01">
          <w:t>affected sectors</w:t>
        </w:r>
      </w:ins>
      <w:ins w:id="255" w:author="Robin Huguenot-Noel" w:date="2025-07-16T16:44:00Z">
        <w:r w:rsidRPr="000E7C01">
          <w:rPr>
            <w:rPrChange w:id="256" w:author="Robin Huguenot-Noel" w:date="2025-07-16T17:11:00Z" w16du:dateUtc="2025-07-16T15:11:00Z">
              <w:rPr>
                <w:b/>
                <w:bCs/>
              </w:rPr>
            </w:rPrChange>
          </w:rPr>
          <w:t xml:space="preserve"> </w:t>
        </w:r>
      </w:ins>
    </w:p>
    <w:p w14:paraId="3AD95D3F" w14:textId="7B8376D1" w:rsidR="00DE05B1" w:rsidRPr="00295DB9" w:rsidRDefault="00DE05B1" w:rsidP="00DE05B1">
      <w:pPr>
        <w:pStyle w:val="ListParagraph"/>
        <w:numPr>
          <w:ilvl w:val="0"/>
          <w:numId w:val="7"/>
        </w:numPr>
        <w:rPr>
          <w:ins w:id="257" w:author="Robin Huguenot-Noel" w:date="2025-07-16T16:44:00Z"/>
          <w:rPrChange w:id="258" w:author="Robin Huguenot-Noel" w:date="2025-07-16T17:14:00Z" w16du:dateUtc="2025-07-16T15:14:00Z">
            <w:rPr>
              <w:ins w:id="259" w:author="Robin Huguenot-Noel" w:date="2025-07-16T16:44:00Z"/>
              <w:b/>
              <w:bCs/>
            </w:rPr>
          </w:rPrChange>
        </w:rPr>
        <w:pPrChange w:id="260" w:author="Robin Huguenot-Noel" w:date="2025-07-16T16:46:00Z" w16du:dateUtc="2025-07-16T14:46:00Z">
          <w:pPr>
            <w:pStyle w:val="ListParagraph"/>
            <w:ind w:left="360"/>
          </w:pPr>
        </w:pPrChange>
      </w:pPr>
      <w:ins w:id="261" w:author="Robin Huguenot-Noel" w:date="2025-07-16T16:51:00Z" w16du:dateUtc="2025-07-16T14:51:00Z">
        <w:r w:rsidRPr="00295DB9">
          <w:lastRenderedPageBreak/>
          <w:t>Large</w:t>
        </w:r>
      </w:ins>
      <w:ins w:id="262" w:author="Robin Huguenot-Noel" w:date="2025-07-16T16:58:00Z" w16du:dateUtc="2025-07-16T14:58:00Z">
        <w:r w:rsidR="00022EDF" w:rsidRPr="00295DB9">
          <w:t>-</w:t>
        </w:r>
      </w:ins>
      <w:ins w:id="263" w:author="Robin Huguenot-Noel" w:date="2025-07-16T16:51:00Z" w16du:dateUtc="2025-07-16T14:51:00Z">
        <w:r w:rsidRPr="00295DB9">
          <w:t>scale</w:t>
        </w:r>
      </w:ins>
      <w:ins w:id="264" w:author="Robin Huguenot-Noel" w:date="2025-07-16T16:45:00Z" w16du:dateUtc="2025-07-16T14:45:00Z">
        <w:r w:rsidRPr="00295DB9">
          <w:rPr>
            <w:rPrChange w:id="265" w:author="Robin Huguenot-Noel" w:date="2025-07-16T17:14:00Z" w16du:dateUtc="2025-07-16T15:14:00Z">
              <w:rPr>
                <w:b/>
                <w:bCs/>
              </w:rPr>
            </w:rPrChange>
          </w:rPr>
          <w:t xml:space="preserve"> </w:t>
        </w:r>
      </w:ins>
      <w:ins w:id="266" w:author="Robin Huguenot-Noel" w:date="2025-07-16T16:51:00Z" w16du:dateUtc="2025-07-16T14:51:00Z">
        <w:r w:rsidRPr="00295DB9">
          <w:t>local</w:t>
        </w:r>
      </w:ins>
      <w:ins w:id="267" w:author="Robin Huguenot-Noel" w:date="2025-07-16T16:47:00Z" w16du:dateUtc="2025-07-16T14:47:00Z">
        <w:r w:rsidRPr="00295DB9">
          <w:rPr>
            <w:rPrChange w:id="268" w:author="Robin Huguenot-Noel" w:date="2025-07-16T17:14:00Z" w16du:dateUtc="2025-07-16T15:14:00Z">
              <w:rPr>
                <w:b/>
                <w:bCs/>
              </w:rPr>
            </w:rPrChange>
          </w:rPr>
          <w:t xml:space="preserve"> development</w:t>
        </w:r>
      </w:ins>
      <w:ins w:id="269" w:author="Robin Huguenot-Noel" w:date="2025-07-16T16:45:00Z" w16du:dateUtc="2025-07-16T14:45:00Z">
        <w:r w:rsidRPr="00295DB9">
          <w:rPr>
            <w:rPrChange w:id="270" w:author="Robin Huguenot-Noel" w:date="2025-07-16T17:14:00Z" w16du:dateUtc="2025-07-16T15:14:00Z">
              <w:rPr>
                <w:b/>
                <w:bCs/>
              </w:rPr>
            </w:rPrChange>
          </w:rPr>
          <w:t xml:space="preserve"> plan</w:t>
        </w:r>
      </w:ins>
      <w:ins w:id="271" w:author="Robin Huguenot-Noel" w:date="2025-07-16T16:44:00Z">
        <w:r w:rsidRPr="00295DB9">
          <w:rPr>
            <w:rPrChange w:id="272" w:author="Robin Huguenot-Noel" w:date="2025-07-16T17:14:00Z" w16du:dateUtc="2025-07-16T15:14:00Z">
              <w:rPr>
                <w:b/>
                <w:bCs/>
              </w:rPr>
            </w:rPrChange>
          </w:rPr>
          <w:t xml:space="preserve"> </w:t>
        </w:r>
      </w:ins>
    </w:p>
    <w:p w14:paraId="4B8B2A12" w14:textId="77777777" w:rsidR="00CC4117" w:rsidRPr="00295DB9" w:rsidRDefault="00CC4117" w:rsidP="00CC4117">
      <w:pPr>
        <w:pStyle w:val="ListParagraph"/>
        <w:ind w:left="360"/>
        <w:rPr>
          <w:ins w:id="273" w:author="Robin Huguenot-Noel" w:date="2025-07-16T15:57:00Z" w16du:dateUtc="2025-07-16T13:57:00Z"/>
          <w:b/>
          <w:bCs/>
        </w:rPr>
        <w:pPrChange w:id="274" w:author="Robin Huguenot-Noel" w:date="2025-07-16T16:41:00Z" w16du:dateUtc="2025-07-16T14:41:00Z">
          <w:pPr>
            <w:pStyle w:val="ListParagraph"/>
            <w:numPr>
              <w:numId w:val="1"/>
            </w:numPr>
            <w:ind w:hanging="360"/>
          </w:pPr>
        </w:pPrChange>
      </w:pPr>
    </w:p>
    <w:p w14:paraId="3A22A2DE" w14:textId="53357D55" w:rsidR="002D27A4" w:rsidRPr="00295DB9" w:rsidDel="00022EDF" w:rsidRDefault="00022EDF" w:rsidP="00DE05B1">
      <w:pPr>
        <w:pStyle w:val="ListParagraph"/>
        <w:numPr>
          <w:ilvl w:val="1"/>
          <w:numId w:val="6"/>
        </w:numPr>
        <w:rPr>
          <w:del w:id="275" w:author="Robin Huguenot-Noel" w:date="2025-07-16T16:05:00Z" w16du:dateUtc="2025-07-16T14:05:00Z"/>
          <w:rFonts w:cs="Calibri"/>
          <w:rPrChange w:id="276" w:author="Robin Huguenot-Noel" w:date="2025-07-16T17:14:00Z" w16du:dateUtc="2025-07-16T15:14:00Z">
            <w:rPr>
              <w:del w:id="277" w:author="Robin Huguenot-Noel" w:date="2025-07-16T16:05:00Z" w16du:dateUtc="2025-07-16T14:05:00Z"/>
              <w:rFonts w:ascii="Calibri" w:hAnsi="Calibri" w:cs="Calibri"/>
              <w:b/>
              <w:bCs/>
            </w:rPr>
          </w:rPrChange>
        </w:rPr>
      </w:pPr>
      <w:ins w:id="278" w:author="Robin Huguenot-Noel" w:date="2025-07-16T17:00:00Z" w16du:dateUtc="2025-07-16T15:00:00Z">
        <w:r w:rsidRPr="00295DB9">
          <w:rPr>
            <w:rFonts w:cs="Calibri"/>
            <w:rPrChange w:id="279" w:author="Robin Huguenot-Noel" w:date="2025-07-16T17:14:00Z" w16du:dateUtc="2025-07-16T15:14:00Z">
              <w:rPr>
                <w:rFonts w:ascii="Calibri" w:hAnsi="Calibri" w:cs="Calibri"/>
              </w:rPr>
            </w:rPrChange>
          </w:rPr>
          <w:t xml:space="preserve">Attribute: </w:t>
        </w:r>
      </w:ins>
      <w:ins w:id="280" w:author="Robin Huguenot-Noel" w:date="2025-07-16T17:01:00Z" w16du:dateUtc="2025-07-16T15:01:00Z">
        <w:r w:rsidRPr="00295DB9">
          <w:rPr>
            <w:rFonts w:cs="Calibri"/>
            <w:b/>
            <w:bCs/>
            <w:rPrChange w:id="281" w:author="Robin Huguenot-Noel" w:date="2025-07-16T17:14:00Z" w16du:dateUtc="2025-07-16T15:14:00Z">
              <w:rPr>
                <w:rFonts w:ascii="Calibri" w:hAnsi="Calibri" w:cs="Calibri"/>
                <w:b/>
                <w:bCs/>
              </w:rPr>
            </w:rPrChange>
          </w:rPr>
          <w:t>Type</w:t>
        </w:r>
      </w:ins>
      <w:ins w:id="282" w:author="Robin Huguenot-Noel" w:date="2025-07-16T17:00:00Z" w16du:dateUtc="2025-07-16T15:00:00Z">
        <w:r w:rsidRPr="00295DB9">
          <w:rPr>
            <w:rFonts w:cs="Calibri"/>
            <w:b/>
            <w:bCs/>
            <w:rPrChange w:id="283" w:author="Robin Huguenot-Noel" w:date="2025-07-16T17:14:00Z" w16du:dateUtc="2025-07-16T15:14:00Z">
              <w:rPr>
                <w:rFonts w:ascii="Calibri" w:hAnsi="Calibri" w:cs="Calibri"/>
                <w:b/>
                <w:bCs/>
              </w:rPr>
            </w:rPrChange>
          </w:rPr>
          <w:t xml:space="preserve"> of</w:t>
        </w:r>
        <w:r w:rsidRPr="00295DB9">
          <w:rPr>
            <w:rFonts w:cs="Calibri"/>
            <w:b/>
            <w:bCs/>
            <w:rPrChange w:id="284" w:author="Robin Huguenot-Noel" w:date="2025-07-16T17:14:00Z" w16du:dateUtc="2025-07-16T15:14:00Z">
              <w:rPr>
                <w:rFonts w:ascii="Calibri" w:hAnsi="Calibri" w:cs="Calibri"/>
                <w:b/>
                <w:bCs/>
              </w:rPr>
            </w:rPrChange>
          </w:rPr>
          <w:t xml:space="preserve"> community investment</w:t>
        </w:r>
      </w:ins>
    </w:p>
    <w:p w14:paraId="472C2BE8" w14:textId="77777777" w:rsidR="0000265E" w:rsidRPr="00295DB9" w:rsidRDefault="0000265E" w:rsidP="00022EDF">
      <w:pPr>
        <w:pStyle w:val="ListParagraph"/>
        <w:numPr>
          <w:ilvl w:val="1"/>
          <w:numId w:val="6"/>
        </w:numPr>
        <w:rPr>
          <w:ins w:id="285" w:author="Robin Huguenot-Noel" w:date="2025-07-16T17:00:00Z" w16du:dateUtc="2025-07-16T15:00:00Z"/>
          <w:rFonts w:cs="Calibri"/>
        </w:rPr>
        <w:pPrChange w:id="286" w:author="Robin Huguenot-Noel" w:date="2025-07-16T17:11:00Z" w16du:dateUtc="2025-07-16T15:11:00Z">
          <w:pPr/>
        </w:pPrChange>
      </w:pPr>
    </w:p>
    <w:p w14:paraId="7BB3C25B" w14:textId="77777777" w:rsidR="00022EDF" w:rsidRPr="00295DB9" w:rsidRDefault="00022EDF" w:rsidP="00022EDF">
      <w:pPr>
        <w:pStyle w:val="ListParagraph"/>
        <w:numPr>
          <w:ilvl w:val="0"/>
          <w:numId w:val="9"/>
        </w:numPr>
        <w:spacing w:beforeAutospacing="1" w:afterAutospacing="1"/>
        <w:ind w:right="720"/>
        <w:rPr>
          <w:ins w:id="287" w:author="Robin Huguenot-Noel" w:date="2025-07-16T17:02:00Z" w16du:dateUtc="2025-07-16T15:02:00Z"/>
          <w:rFonts w:eastAsia="Times New Roman" w:cs="Times New Roman"/>
          <w:kern w:val="0"/>
          <w:lang w:eastAsia="en-GB"/>
          <w14:ligatures w14:val="none"/>
        </w:rPr>
      </w:pPr>
      <w:ins w:id="288" w:author="Robin Huguenot-Noel" w:date="2025-07-16T17:01:00Z" w16du:dateUtc="2025-07-16T15:01:00Z">
        <w:r w:rsidRPr="00295DB9">
          <w:rPr>
            <w:rFonts w:eastAsia="Times New Roman" w:cs="Times New Roman"/>
            <w:kern w:val="0"/>
            <w:lang w:eastAsia="en-GB"/>
            <w14:ligatures w14:val="none"/>
            <w:rPrChange w:id="289" w:author="Robin Huguenot-Noel" w:date="2025-07-16T17:14:00Z" w16du:dateUtc="2025-07-16T15:14:00Z">
              <w:rPr>
                <w:lang w:eastAsia="en-GB"/>
              </w:rPr>
            </w:rPrChange>
          </w:rPr>
          <w:t>Infrastructure (transport, broadband)</w:t>
        </w:r>
      </w:ins>
    </w:p>
    <w:p w14:paraId="69F244F3" w14:textId="1C6E0B38" w:rsidR="00022EDF" w:rsidRPr="00295DB9" w:rsidRDefault="00022EDF" w:rsidP="00022EDF">
      <w:pPr>
        <w:pStyle w:val="ListParagraph"/>
        <w:numPr>
          <w:ilvl w:val="0"/>
          <w:numId w:val="9"/>
        </w:numPr>
        <w:rPr>
          <w:ins w:id="290" w:author="Robin Huguenot-Noel" w:date="2025-07-16T17:02:00Z" w16du:dateUtc="2025-07-16T15:02:00Z"/>
          <w:rFonts w:eastAsia="Times New Roman" w:cs="Times New Roman"/>
          <w:kern w:val="0"/>
          <w:lang w:eastAsia="en-GB"/>
          <w14:ligatures w14:val="none"/>
          <w:rPrChange w:id="291" w:author="Robin Huguenot-Noel" w:date="2025-07-16T17:14:00Z" w16du:dateUtc="2025-07-16T15:14:00Z">
            <w:rPr>
              <w:ins w:id="292" w:author="Robin Huguenot-Noel" w:date="2025-07-16T17:02:00Z" w16du:dateUtc="2025-07-16T15:02:00Z"/>
              <w:lang w:eastAsia="en-GB"/>
            </w:rPr>
          </w:rPrChange>
        </w:rPr>
        <w:pPrChange w:id="293" w:author="Robin Huguenot-Noel" w:date="2025-07-16T17:02:00Z" w16du:dateUtc="2025-07-16T15:02:00Z">
          <w:pPr>
            <w:pStyle w:val="ListParagraph"/>
          </w:pPr>
        </w:pPrChange>
      </w:pPr>
      <w:ins w:id="294" w:author="Robin Huguenot-Noel" w:date="2025-07-16T17:01:00Z" w16du:dateUtc="2025-07-16T15:01:00Z">
        <w:r w:rsidRPr="00295DB9">
          <w:rPr>
            <w:rFonts w:eastAsia="Times New Roman" w:cs="Times New Roman"/>
            <w:kern w:val="0"/>
            <w:lang w:eastAsia="en-GB"/>
            <w14:ligatures w14:val="none"/>
            <w:rPrChange w:id="295" w:author="Robin Huguenot-Noel" w:date="2025-07-16T17:14:00Z" w16du:dateUtc="2025-07-16T15:14:00Z">
              <w:rPr>
                <w:lang w:eastAsia="en-GB"/>
              </w:rPr>
            </w:rPrChange>
          </w:rPr>
          <w:t xml:space="preserve">Green industries (renewables, </w:t>
        </w:r>
      </w:ins>
      <w:ins w:id="296" w:author="Robin Huguenot-Noel" w:date="2025-07-16T17:05:00Z" w16du:dateUtc="2025-07-16T15:05:00Z">
        <w:r w:rsidR="00C601F4" w:rsidRPr="00295DB9">
          <w:rPr>
            <w:rFonts w:eastAsia="Times New Roman" w:cs="Times New Roman"/>
            <w:kern w:val="0"/>
            <w:lang w:eastAsia="en-GB"/>
            <w14:ligatures w14:val="none"/>
          </w:rPr>
          <w:t>environmental</w:t>
        </w:r>
      </w:ins>
      <w:ins w:id="297" w:author="Robin Huguenot-Noel" w:date="2025-07-16T17:01:00Z" w16du:dateUtc="2025-07-16T15:01:00Z">
        <w:r w:rsidRPr="00295DB9">
          <w:rPr>
            <w:rFonts w:eastAsia="Times New Roman" w:cs="Times New Roman"/>
            <w:kern w:val="0"/>
            <w:lang w:eastAsia="en-GB"/>
            <w14:ligatures w14:val="none"/>
            <w:rPrChange w:id="298" w:author="Robin Huguenot-Noel" w:date="2025-07-16T17:14:00Z" w16du:dateUtc="2025-07-16T15:14:00Z">
              <w:rPr>
                <w:lang w:eastAsia="en-GB"/>
              </w:rPr>
            </w:rPrChange>
          </w:rPr>
          <w:t xml:space="preserve"> restoration)</w:t>
        </w:r>
      </w:ins>
    </w:p>
    <w:p w14:paraId="61246011" w14:textId="6C451936" w:rsidR="0000265E" w:rsidRPr="00295DB9" w:rsidDel="00294AFF" w:rsidRDefault="00C601F4" w:rsidP="00684419">
      <w:pPr>
        <w:pStyle w:val="ListParagraph"/>
        <w:numPr>
          <w:ilvl w:val="0"/>
          <w:numId w:val="9"/>
        </w:numPr>
        <w:rPr>
          <w:del w:id="299" w:author="Robin Huguenot-Noel" w:date="2025-07-16T17:00:00Z" w16du:dateUtc="2025-07-16T15:00:00Z"/>
          <w:rFonts w:eastAsia="Times New Roman" w:cs="Times New Roman"/>
          <w:kern w:val="0"/>
          <w:lang w:eastAsia="en-GB"/>
          <w14:ligatures w14:val="none"/>
        </w:rPr>
      </w:pPr>
      <w:ins w:id="300" w:author="Robin Huguenot-Noel" w:date="2025-07-16T17:02:00Z" w16du:dateUtc="2025-07-16T15:02:00Z">
        <w:r w:rsidRPr="00295DB9">
          <w:rPr>
            <w:rFonts w:eastAsia="Times New Roman" w:cs="Times New Roman"/>
            <w:kern w:val="0"/>
            <w:lang w:eastAsia="en-GB"/>
            <w14:ligatures w14:val="none"/>
          </w:rPr>
          <w:t>Social</w:t>
        </w:r>
      </w:ins>
      <w:ins w:id="301" w:author="Robin Huguenot-Noel" w:date="2025-07-16T17:01:00Z" w16du:dateUtc="2025-07-16T15:01:00Z">
        <w:r w:rsidR="00022EDF" w:rsidRPr="00295DB9">
          <w:rPr>
            <w:rFonts w:eastAsia="Times New Roman" w:cs="Times New Roman"/>
            <w:kern w:val="0"/>
            <w:lang w:eastAsia="en-GB"/>
            <w14:ligatures w14:val="none"/>
            <w:rPrChange w:id="302" w:author="Robin Huguenot-Noel" w:date="2025-07-16T17:14:00Z" w16du:dateUtc="2025-07-16T15:14:00Z">
              <w:rPr>
                <w:lang w:eastAsia="en-GB"/>
              </w:rPr>
            </w:rPrChange>
          </w:rPr>
          <w:t xml:space="preserve"> services (hospitals, childcare)</w:t>
        </w:r>
      </w:ins>
    </w:p>
    <w:p w14:paraId="6885A22B" w14:textId="77777777" w:rsidR="00294AFF" w:rsidRPr="00295DB9" w:rsidRDefault="00294AFF" w:rsidP="00022EDF">
      <w:pPr>
        <w:pStyle w:val="ListParagraph"/>
        <w:numPr>
          <w:ilvl w:val="0"/>
          <w:numId w:val="9"/>
        </w:numPr>
        <w:rPr>
          <w:ins w:id="303" w:author="Robin Huguenot-Noel" w:date="2025-07-16T17:12:00Z" w16du:dateUtc="2025-07-16T15:12:00Z"/>
          <w:rFonts w:eastAsia="Times New Roman" w:cs="Times New Roman"/>
          <w:kern w:val="0"/>
          <w:lang w:eastAsia="en-GB"/>
          <w14:ligatures w14:val="none"/>
          <w:rPrChange w:id="304" w:author="Robin Huguenot-Noel" w:date="2025-07-16T17:14:00Z" w16du:dateUtc="2025-07-16T15:14:00Z">
            <w:rPr>
              <w:ins w:id="305" w:author="Robin Huguenot-Noel" w:date="2025-07-16T17:12:00Z" w16du:dateUtc="2025-07-16T15:12:00Z"/>
            </w:rPr>
          </w:rPrChange>
        </w:rPr>
        <w:pPrChange w:id="306" w:author="Robin Huguenot-Noel" w:date="2025-07-16T17:02:00Z" w16du:dateUtc="2025-07-16T15:02:00Z">
          <w:pPr/>
        </w:pPrChange>
      </w:pPr>
    </w:p>
    <w:p w14:paraId="332F473B" w14:textId="77777777" w:rsidR="00684419" w:rsidRPr="00295DB9" w:rsidDel="00294AFF" w:rsidRDefault="00684419" w:rsidP="00294AFF">
      <w:pPr>
        <w:rPr>
          <w:del w:id="307" w:author="Robin Huguenot-Noel" w:date="2025-07-16T17:00:00Z" w16du:dateUtc="2025-07-16T15:00:00Z"/>
        </w:rPr>
      </w:pPr>
    </w:p>
    <w:p w14:paraId="7B0C23EA" w14:textId="77777777" w:rsidR="00294AFF" w:rsidRPr="00295DB9" w:rsidRDefault="00294AFF" w:rsidP="00294AFF">
      <w:pPr>
        <w:rPr>
          <w:ins w:id="308" w:author="Robin Huguenot-Noel" w:date="2025-07-16T17:13:00Z" w16du:dateUtc="2025-07-16T15:13:00Z"/>
        </w:rPr>
      </w:pPr>
    </w:p>
    <w:p w14:paraId="4F9D0B2E" w14:textId="46F4A4A5" w:rsidR="00FE4763" w:rsidDel="00294AFF" w:rsidRDefault="00684419" w:rsidP="00294AFF">
      <w:pPr>
        <w:rPr>
          <w:del w:id="309" w:author="Robin Huguenot-Noel" w:date="2025-07-16T17:00:00Z" w16du:dateUtc="2025-07-16T15:00:00Z"/>
        </w:rPr>
      </w:pPr>
      <w:del w:id="310" w:author="Robin Huguenot-Noel" w:date="2025-07-16T17:00:00Z" w16du:dateUtc="2025-07-16T15:00:00Z">
        <w:r w:rsidRPr="000E7C01" w:rsidDel="00022EDF">
          <w:delText>Outreach LA</w:delText>
        </w:r>
      </w:del>
    </w:p>
    <w:p w14:paraId="6E69F514" w14:textId="77777777" w:rsidR="00294AFF" w:rsidRPr="000E7C01" w:rsidRDefault="00294AFF" w:rsidP="00294AFF">
      <w:pPr>
        <w:rPr>
          <w:ins w:id="311" w:author="Robin Huguenot-Noel" w:date="2025-07-16T17:13:00Z" w16du:dateUtc="2025-07-16T15:13:00Z"/>
        </w:rPr>
        <w:pPrChange w:id="312" w:author="Robin Huguenot-Noel" w:date="2025-07-16T17:13:00Z" w16du:dateUtc="2025-07-16T15:13:00Z">
          <w:pPr>
            <w:pStyle w:val="ListParagraph"/>
            <w:numPr>
              <w:numId w:val="1"/>
            </w:numPr>
            <w:ind w:hanging="360"/>
          </w:pPr>
        </w:pPrChange>
      </w:pPr>
    </w:p>
    <w:p w14:paraId="364D6EB4" w14:textId="77777777" w:rsidR="00684419" w:rsidRPr="000E7C01" w:rsidDel="000E7C01" w:rsidRDefault="00684419" w:rsidP="00294AFF">
      <w:pPr>
        <w:rPr>
          <w:del w:id="313" w:author="Robin Huguenot-Noel" w:date="2025-07-16T17:11:00Z" w16du:dateUtc="2025-07-16T15:11:00Z"/>
        </w:rPr>
        <w:pPrChange w:id="314" w:author="Robin Huguenot-Noel" w:date="2025-07-16T17:13:00Z" w16du:dateUtc="2025-07-16T15:13:00Z">
          <w:pPr/>
        </w:pPrChange>
      </w:pPr>
    </w:p>
    <w:p w14:paraId="446731A9" w14:textId="77777777" w:rsidR="00684419" w:rsidRPr="000E7C01" w:rsidRDefault="00684419" w:rsidP="00294AFF">
      <w:pPr>
        <w:rPr>
          <w:rFonts w:cs="Calibri"/>
        </w:rPr>
      </w:pPr>
    </w:p>
    <w:sectPr w:rsidR="00684419" w:rsidRPr="000E7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altName w:val="Verdana"/>
    <w:panose1 w:val="020B0604020202020204"/>
    <w:charset w:val="00"/>
    <w:family w:val="roman"/>
    <w:pitch w:val="default"/>
  </w:font>
  <w:font w:name="Liberation Serif">
    <w:altName w:val="Times New Roman"/>
    <w:panose1 w:val="020B0604020202020204"/>
    <w:charset w:val="01"/>
    <w:family w:val="roman"/>
    <w:pitch w:val="variable"/>
  </w:font>
  <w:font w:name="Liberation Serif1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D459F"/>
    <w:multiLevelType w:val="hybridMultilevel"/>
    <w:tmpl w:val="C7C0C762"/>
    <w:lvl w:ilvl="0" w:tplc="78C6E6B4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E440F"/>
    <w:multiLevelType w:val="hybridMultilevel"/>
    <w:tmpl w:val="DDE649B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E4F1F"/>
    <w:multiLevelType w:val="multilevel"/>
    <w:tmpl w:val="985C9A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5340A2"/>
    <w:multiLevelType w:val="hybridMultilevel"/>
    <w:tmpl w:val="94DE9472"/>
    <w:lvl w:ilvl="0" w:tplc="8496F41C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3367B"/>
    <w:multiLevelType w:val="hybridMultilevel"/>
    <w:tmpl w:val="D234C47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D5C6C"/>
    <w:multiLevelType w:val="hybridMultilevel"/>
    <w:tmpl w:val="7C1A55D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23E21"/>
    <w:multiLevelType w:val="hybridMultilevel"/>
    <w:tmpl w:val="3684F13C"/>
    <w:lvl w:ilvl="0" w:tplc="42228FB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954C5"/>
    <w:multiLevelType w:val="hybridMultilevel"/>
    <w:tmpl w:val="B2C0DE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461CF"/>
    <w:multiLevelType w:val="multilevel"/>
    <w:tmpl w:val="0E485B0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1284DAD"/>
    <w:multiLevelType w:val="hybridMultilevel"/>
    <w:tmpl w:val="588442A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17139">
    <w:abstractNumId w:val="6"/>
  </w:num>
  <w:num w:numId="2" w16cid:durableId="628315779">
    <w:abstractNumId w:val="0"/>
  </w:num>
  <w:num w:numId="3" w16cid:durableId="1577518669">
    <w:abstractNumId w:val="1"/>
  </w:num>
  <w:num w:numId="4" w16cid:durableId="718742221">
    <w:abstractNumId w:val="7"/>
  </w:num>
  <w:num w:numId="5" w16cid:durableId="1162425566">
    <w:abstractNumId w:val="8"/>
  </w:num>
  <w:num w:numId="6" w16cid:durableId="493112013">
    <w:abstractNumId w:val="2"/>
  </w:num>
  <w:num w:numId="7" w16cid:durableId="2062972796">
    <w:abstractNumId w:val="9"/>
  </w:num>
  <w:num w:numId="8" w16cid:durableId="1375882777">
    <w:abstractNumId w:val="4"/>
  </w:num>
  <w:num w:numId="9" w16cid:durableId="1036779728">
    <w:abstractNumId w:val="3"/>
  </w:num>
  <w:num w:numId="10" w16cid:durableId="46677825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obin Huguenot-Noel">
    <w15:presenceInfo w15:providerId="None" w15:userId="Robin Huguenot-No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19"/>
    <w:rsid w:val="0000265E"/>
    <w:rsid w:val="00022EDF"/>
    <w:rsid w:val="000E7C01"/>
    <w:rsid w:val="00294AFF"/>
    <w:rsid w:val="00295DB9"/>
    <w:rsid w:val="002D27A4"/>
    <w:rsid w:val="003857DD"/>
    <w:rsid w:val="004A39BB"/>
    <w:rsid w:val="00684419"/>
    <w:rsid w:val="009B1D83"/>
    <w:rsid w:val="00A25EC1"/>
    <w:rsid w:val="00A96F8C"/>
    <w:rsid w:val="00C601F4"/>
    <w:rsid w:val="00CC4117"/>
    <w:rsid w:val="00CF1722"/>
    <w:rsid w:val="00D11E27"/>
    <w:rsid w:val="00D2762C"/>
    <w:rsid w:val="00D3488F"/>
    <w:rsid w:val="00DE05B1"/>
    <w:rsid w:val="00E937BB"/>
    <w:rsid w:val="00F76A92"/>
    <w:rsid w:val="00FE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582780"/>
  <w15:chartTrackingRefBased/>
  <w15:docId w15:val="{6DFF1868-CE00-5642-9557-2A1039E6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4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4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4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4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8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4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4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4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41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11E27"/>
  </w:style>
  <w:style w:type="paragraph" w:styleId="NormalWeb">
    <w:name w:val="Normal (Web)"/>
    <w:basedOn w:val="Normal"/>
    <w:uiPriority w:val="99"/>
    <w:unhideWhenUsed/>
    <w:qFormat/>
    <w:rsid w:val="00D11E2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D27A4"/>
    <w:rPr>
      <w:color w:val="467886"/>
      <w:u w:val="single"/>
    </w:rPr>
  </w:style>
  <w:style w:type="character" w:styleId="Emphasis">
    <w:name w:val="Emphasis"/>
    <w:basedOn w:val="DefaultParagraphFont"/>
    <w:uiPriority w:val="20"/>
    <w:qFormat/>
    <w:rsid w:val="002D27A4"/>
    <w:rPr>
      <w:i/>
      <w:iCs/>
    </w:rPr>
  </w:style>
  <w:style w:type="character" w:styleId="Strong">
    <w:name w:val="Strong"/>
    <w:basedOn w:val="DefaultParagraphFont"/>
    <w:uiPriority w:val="22"/>
    <w:qFormat/>
    <w:rsid w:val="002D27A4"/>
    <w:rPr>
      <w:b/>
      <w:bCs/>
    </w:rPr>
  </w:style>
  <w:style w:type="character" w:customStyle="1" w:styleId="relative">
    <w:name w:val="relative"/>
    <w:basedOn w:val="DefaultParagraphFont"/>
    <w:qFormat/>
    <w:rsid w:val="002D27A4"/>
  </w:style>
  <w:style w:type="paragraph" w:customStyle="1" w:styleId="Standard">
    <w:name w:val="Standard"/>
    <w:basedOn w:val="Normal"/>
    <w:qFormat/>
    <w:rsid w:val="002D27A4"/>
    <w:pPr>
      <w:spacing w:after="160" w:line="276" w:lineRule="auto"/>
    </w:pPr>
    <w:rPr>
      <w:rFonts w:ascii="Aptos" w:eastAsia="DejaVu Sans" w:hAnsi="Aptos" w:cs="DejaVu Sans"/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57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3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8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Huguenot-Noel</dc:creator>
  <cp:keywords/>
  <dc:description/>
  <cp:lastModifiedBy>Robin Huguenot-Noel</cp:lastModifiedBy>
  <cp:revision>7</cp:revision>
  <dcterms:created xsi:type="dcterms:W3CDTF">2025-07-16T13:15:00Z</dcterms:created>
  <dcterms:modified xsi:type="dcterms:W3CDTF">2025-07-16T15:14:00Z</dcterms:modified>
</cp:coreProperties>
</file>