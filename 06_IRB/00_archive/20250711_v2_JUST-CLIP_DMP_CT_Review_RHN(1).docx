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3B39EF" w14:textId="77777777" w:rsidR="006C5AA8" w:rsidRDefault="00000000">
      <w:pPr>
        <w:pStyle w:val="Title"/>
      </w:pPr>
      <w:r>
        <w:t>EPFL Data Management Plan (DMP) Template</w:t>
      </w:r>
    </w:p>
    <w:p w14:paraId="4A2A4D15" w14:textId="77777777" w:rsidR="006C5AA8" w:rsidRDefault="006C5AA8">
      <w:pPr>
        <w:pStyle w:val="TOCHeading"/>
        <w:outlineLvl w:val="9"/>
      </w:pPr>
    </w:p>
    <w:sdt>
      <w:sdtPr>
        <w:id w:val="1699342952"/>
        <w:docPartObj>
          <w:docPartGallery w:val="Table of Contents"/>
          <w:docPartUnique/>
        </w:docPartObj>
      </w:sdtPr>
      <w:sdtContent>
        <w:p w14:paraId="53DBEE80" w14:textId="77777777" w:rsidR="006C5AA8" w:rsidRDefault="006C5AA8">
          <w:pPr>
            <w:pStyle w:val="TOC1"/>
            <w:tabs>
              <w:tab w:val="right" w:leader="dot" w:pos="9628"/>
            </w:tabs>
          </w:pPr>
          <w:r>
            <w:fldChar w:fldCharType="begin"/>
          </w:r>
          <w:r w:rsidR="00000000">
            <w:rPr>
              <w:rStyle w:val="IndexLink"/>
            </w:rPr>
            <w:instrText xml:space="preserve"> TOC \o "1-1" \u \h</w:instrText>
          </w:r>
          <w:r>
            <w:rPr>
              <w:rStyle w:val="IndexLink"/>
            </w:rPr>
            <w:fldChar w:fldCharType="separate"/>
          </w:r>
          <w:hyperlink w:anchor="_Toc185095990">
            <w:r>
              <w:rPr>
                <w:webHidden/>
              </w:rPr>
              <w:fldChar w:fldCharType="begin"/>
            </w:r>
            <w:r>
              <w:rPr>
                <w:webHidden/>
              </w:rPr>
              <w:instrText>PAGEREF _Toc185095990 \h</w:instrText>
            </w:r>
            <w:r>
              <w:rPr>
                <w:webHidden/>
              </w:rPr>
            </w:r>
            <w:r>
              <w:rPr>
                <w:webHidden/>
              </w:rPr>
              <w:fldChar w:fldCharType="separate"/>
            </w:r>
            <w:r>
              <w:rPr>
                <w:rStyle w:val="IndexLink"/>
              </w:rPr>
              <w:t>Part 1. General Information</w:t>
            </w:r>
            <w:r>
              <w:rPr>
                <w:rStyle w:val="IndexLink"/>
              </w:rPr>
              <w:tab/>
              <w:t>2</w:t>
            </w:r>
            <w:r>
              <w:rPr>
                <w:webHidden/>
              </w:rPr>
              <w:fldChar w:fldCharType="end"/>
            </w:r>
          </w:hyperlink>
        </w:p>
        <w:p w14:paraId="37599677" w14:textId="77777777" w:rsidR="006C5AA8" w:rsidRDefault="006C5AA8">
          <w:pPr>
            <w:pStyle w:val="TOC1"/>
            <w:tabs>
              <w:tab w:val="right" w:leader="dot" w:pos="9628"/>
            </w:tabs>
          </w:pPr>
          <w:hyperlink w:anchor="_Toc185095991">
            <w:r>
              <w:rPr>
                <w:webHidden/>
              </w:rPr>
              <w:fldChar w:fldCharType="begin"/>
            </w:r>
            <w:r>
              <w:rPr>
                <w:webHidden/>
              </w:rPr>
              <w:instrText>PAGEREF _Toc185095991 \h</w:instrText>
            </w:r>
            <w:r>
              <w:rPr>
                <w:webHidden/>
              </w:rPr>
            </w:r>
            <w:r>
              <w:rPr>
                <w:webHidden/>
              </w:rPr>
              <w:fldChar w:fldCharType="separate"/>
            </w:r>
            <w:r>
              <w:rPr>
                <w:rStyle w:val="IndexLink"/>
              </w:rPr>
              <w:t>Part 2. Data &amp; Code Collection</w:t>
            </w:r>
            <w:r>
              <w:rPr>
                <w:rStyle w:val="IndexLink"/>
              </w:rPr>
              <w:tab/>
              <w:t>4</w:t>
            </w:r>
            <w:r>
              <w:rPr>
                <w:webHidden/>
              </w:rPr>
              <w:fldChar w:fldCharType="end"/>
            </w:r>
          </w:hyperlink>
        </w:p>
        <w:p w14:paraId="02EE37A3" w14:textId="77777777" w:rsidR="006C5AA8" w:rsidRDefault="006C5AA8">
          <w:pPr>
            <w:pStyle w:val="TOC1"/>
            <w:tabs>
              <w:tab w:val="right" w:leader="dot" w:pos="9628"/>
            </w:tabs>
          </w:pPr>
          <w:hyperlink w:anchor="_Toc185095992">
            <w:r>
              <w:rPr>
                <w:webHidden/>
              </w:rPr>
              <w:fldChar w:fldCharType="begin"/>
            </w:r>
            <w:r>
              <w:rPr>
                <w:webHidden/>
              </w:rPr>
              <w:instrText>PAGEREF _Toc185095992 \h</w:instrText>
            </w:r>
            <w:r>
              <w:rPr>
                <w:webHidden/>
              </w:rPr>
            </w:r>
            <w:r>
              <w:rPr>
                <w:webHidden/>
              </w:rPr>
              <w:fldChar w:fldCharType="separate"/>
            </w:r>
            <w:r>
              <w:rPr>
                <w:rStyle w:val="IndexLink"/>
              </w:rPr>
              <w:t>Part 3. Data &amp; Code Storage or Management Infrastructure</w:t>
            </w:r>
            <w:r>
              <w:rPr>
                <w:rStyle w:val="IndexLink"/>
              </w:rPr>
              <w:tab/>
              <w:t>5</w:t>
            </w:r>
            <w:r>
              <w:rPr>
                <w:webHidden/>
              </w:rPr>
              <w:fldChar w:fldCharType="end"/>
            </w:r>
          </w:hyperlink>
        </w:p>
        <w:p w14:paraId="07D92AFB" w14:textId="77777777" w:rsidR="006C5AA8" w:rsidRDefault="006C5AA8">
          <w:pPr>
            <w:pStyle w:val="TOC1"/>
            <w:tabs>
              <w:tab w:val="right" w:leader="dot" w:pos="9628"/>
            </w:tabs>
          </w:pPr>
          <w:hyperlink w:anchor="_Toc185095993">
            <w:r>
              <w:rPr>
                <w:webHidden/>
              </w:rPr>
              <w:fldChar w:fldCharType="begin"/>
            </w:r>
            <w:r>
              <w:rPr>
                <w:webHidden/>
              </w:rPr>
              <w:instrText>PAGEREF _Toc185095993 \h</w:instrText>
            </w:r>
            <w:r>
              <w:rPr>
                <w:webHidden/>
              </w:rPr>
            </w:r>
            <w:r>
              <w:rPr>
                <w:webHidden/>
              </w:rPr>
              <w:fldChar w:fldCharType="separate"/>
            </w:r>
            <w:r>
              <w:rPr>
                <w:rStyle w:val="IndexLink"/>
              </w:rPr>
              <w:t>Part 4. Data &amp; Code Long Term Preservation</w:t>
            </w:r>
            <w:r>
              <w:rPr>
                <w:rStyle w:val="IndexLink"/>
              </w:rPr>
              <w:tab/>
              <w:t>6</w:t>
            </w:r>
            <w:r>
              <w:rPr>
                <w:webHidden/>
              </w:rPr>
              <w:fldChar w:fldCharType="end"/>
            </w:r>
          </w:hyperlink>
        </w:p>
        <w:p w14:paraId="31528C98" w14:textId="77777777" w:rsidR="006C5AA8" w:rsidRDefault="006C5AA8">
          <w:pPr>
            <w:pStyle w:val="TOC1"/>
            <w:tabs>
              <w:tab w:val="right" w:leader="dot" w:pos="9628"/>
            </w:tabs>
          </w:pPr>
          <w:hyperlink w:anchor="_Toc185095994">
            <w:r>
              <w:rPr>
                <w:webHidden/>
              </w:rPr>
              <w:fldChar w:fldCharType="begin"/>
            </w:r>
            <w:r>
              <w:rPr>
                <w:webHidden/>
              </w:rPr>
              <w:instrText>PAGEREF _Toc185095994 \h</w:instrText>
            </w:r>
            <w:r>
              <w:rPr>
                <w:webHidden/>
              </w:rPr>
            </w:r>
            <w:r>
              <w:rPr>
                <w:webHidden/>
              </w:rPr>
              <w:fldChar w:fldCharType="separate"/>
            </w:r>
            <w:r>
              <w:rPr>
                <w:rStyle w:val="IndexLink"/>
              </w:rPr>
              <w:t>Annex 1. Open Research Data &amp; Code (ORD)</w:t>
            </w:r>
            <w:r>
              <w:rPr>
                <w:rStyle w:val="IndexLink"/>
              </w:rPr>
              <w:tab/>
              <w:t>7</w:t>
            </w:r>
            <w:r>
              <w:rPr>
                <w:webHidden/>
              </w:rPr>
              <w:fldChar w:fldCharType="end"/>
            </w:r>
          </w:hyperlink>
        </w:p>
        <w:p w14:paraId="46E87089" w14:textId="77777777" w:rsidR="006C5AA8" w:rsidRDefault="006C5AA8">
          <w:pPr>
            <w:pStyle w:val="TOC1"/>
            <w:tabs>
              <w:tab w:val="right" w:leader="dot" w:pos="9628"/>
            </w:tabs>
          </w:pPr>
          <w:hyperlink w:anchor="_Toc185095995">
            <w:r>
              <w:rPr>
                <w:webHidden/>
              </w:rPr>
              <w:fldChar w:fldCharType="begin"/>
            </w:r>
            <w:r>
              <w:rPr>
                <w:webHidden/>
              </w:rPr>
              <w:instrText>PAGEREF _Toc185095995 \h</w:instrText>
            </w:r>
            <w:r>
              <w:rPr>
                <w:webHidden/>
              </w:rPr>
            </w:r>
            <w:r>
              <w:rPr>
                <w:webHidden/>
              </w:rPr>
              <w:fldChar w:fldCharType="separate"/>
            </w:r>
            <w:r>
              <w:rPr>
                <w:rStyle w:val="IndexLink"/>
              </w:rPr>
              <w:t>Annex 2. Data Protection Analysis</w:t>
            </w:r>
            <w:r>
              <w:rPr>
                <w:rStyle w:val="IndexLink"/>
              </w:rPr>
              <w:tab/>
              <w:t>8</w:t>
            </w:r>
            <w:r>
              <w:rPr>
                <w:webHidden/>
              </w:rPr>
              <w:fldChar w:fldCharType="end"/>
            </w:r>
          </w:hyperlink>
          <w:r>
            <w:rPr>
              <w:rStyle w:val="IndexLink"/>
            </w:rPr>
            <w:fldChar w:fldCharType="end"/>
          </w:r>
        </w:p>
      </w:sdtContent>
    </w:sdt>
    <w:p w14:paraId="7AD1301C" w14:textId="77777777" w:rsidR="006C5AA8" w:rsidRDefault="006C5AA8"/>
    <w:p w14:paraId="462FACB7" w14:textId="77777777" w:rsidR="006C5AA8" w:rsidRDefault="00000000">
      <w:pPr>
        <w:pStyle w:val="Heading2"/>
      </w:pPr>
      <w:r>
        <w:t>Goal of a Data Management Plan (DMP)</w:t>
      </w:r>
    </w:p>
    <w:p w14:paraId="2E01BCC7" w14:textId="77777777" w:rsidR="006C5AA8" w:rsidRDefault="00000000">
      <w:r>
        <w:t>The main objective of a DMP is to anticipate the project needs and requirements in terms of:</w:t>
      </w:r>
    </w:p>
    <w:p w14:paraId="13B3DF09" w14:textId="77777777" w:rsidR="006C5AA8" w:rsidRDefault="00000000">
      <w:pPr>
        <w:pStyle w:val="ListParagraph"/>
        <w:numPr>
          <w:ilvl w:val="0"/>
          <w:numId w:val="1"/>
        </w:numPr>
      </w:pPr>
      <w:r>
        <w:t>resources (e.g., servers, hard drives, data curation and preservation, software tools, etc.)</w:t>
      </w:r>
    </w:p>
    <w:p w14:paraId="76800D58" w14:textId="77777777" w:rsidR="006C5AA8" w:rsidRDefault="00000000">
      <w:pPr>
        <w:pStyle w:val="ListParagraph"/>
        <w:numPr>
          <w:ilvl w:val="0"/>
          <w:numId w:val="1"/>
        </w:numPr>
      </w:pPr>
      <w:r>
        <w:t>good practices (e.g., standardized documentation, metadata sharing, naming convention, data security, open formats, regular backup, etc.)</w:t>
      </w:r>
    </w:p>
    <w:p w14:paraId="298CE833" w14:textId="77777777" w:rsidR="006C5AA8" w:rsidRDefault="00000000">
      <w:pPr>
        <w:pStyle w:val="ListParagraph"/>
        <w:numPr>
          <w:ilvl w:val="0"/>
          <w:numId w:val="1"/>
        </w:numPr>
      </w:pPr>
      <w:r>
        <w:t>data protection and ethics authorizations (e.g., submission to the cantonal ethics commission, or to the HREC)</w:t>
      </w:r>
    </w:p>
    <w:p w14:paraId="1DB4B057" w14:textId="77777777" w:rsidR="006C5AA8" w:rsidRDefault="00000000">
      <w:r>
        <w:t>A DMP is a live document supposed to be updated to reflect the actual data management. At the end of a research project, the associated DMP becomes a precious document that enables research reproducibility, allowing other researchers to understand your processes.</w:t>
      </w:r>
    </w:p>
    <w:p w14:paraId="37DDBBD8" w14:textId="77777777" w:rsidR="006C5AA8" w:rsidRDefault="00000000">
      <w:pPr>
        <w:pStyle w:val="Heading2"/>
      </w:pPr>
      <w:r>
        <w:t>Scope of this document</w:t>
      </w:r>
    </w:p>
    <w:p w14:paraId="507C16D3" w14:textId="77777777" w:rsidR="006C5AA8" w:rsidRDefault="00000000">
      <w:r>
        <w:t>This DMP template applies to any EPFL research project that produces, collects or processes research data that does not already have a DMP from a funder or publisher. Develop a single DMP for each project to cover its overall approach. When specific issues arise for individual datasets (e.g., openness), clearly identify them. However, depending on the project and research field, some of those issues may not need to be addressed in the DMP.</w:t>
      </w:r>
    </w:p>
    <w:p w14:paraId="43846FD3" w14:textId="77777777" w:rsidR="006C5AA8" w:rsidRDefault="00000000">
      <w:pPr>
        <w:pStyle w:val="Heading2"/>
      </w:pPr>
      <w:r>
        <w:t>How to use of this document – READ CAREFULLY</w:t>
      </w:r>
    </w:p>
    <w:p w14:paraId="4AC2BCF4" w14:textId="77777777" w:rsidR="006C5AA8" w:rsidRDefault="00000000">
      <w:r>
        <w:t xml:space="preserve">Throughout the DMP, the required information is indicated as Mandatory </w:t>
      </w:r>
      <w:r>
        <w:rPr>
          <w:color w:val="FF0000"/>
        </w:rPr>
        <w:t>[M]</w:t>
      </w:r>
      <w:r>
        <w:t xml:space="preserve">, Mandatory if applicable </w:t>
      </w:r>
      <w:r>
        <w:rPr>
          <w:color w:val="FF0000"/>
        </w:rPr>
        <w:t>[MA]</w:t>
      </w:r>
      <w:r>
        <w:t xml:space="preserve">, or Recommended </w:t>
      </w:r>
      <w:r>
        <w:rPr>
          <w:color w:val="FF0000"/>
        </w:rPr>
        <w:t>[R]</w:t>
      </w:r>
      <w:r>
        <w:t>. In the fields for the answers, if present, replace the text in italic with your own answer or description.</w:t>
      </w:r>
    </w:p>
    <w:p w14:paraId="2BD7CB89" w14:textId="77777777" w:rsidR="006C5AA8" w:rsidRDefault="00000000">
      <w:pPr>
        <w:pStyle w:val="ListParagraph"/>
        <w:numPr>
          <w:ilvl w:val="0"/>
          <w:numId w:val="1"/>
        </w:numPr>
      </w:pPr>
      <w:r>
        <w:t xml:space="preserve">For DMP review or relevant information on the DMP: contact </w:t>
      </w:r>
      <w:hyperlink r:id="rId7">
        <w:r w:rsidR="006C5AA8">
          <w:rPr>
            <w:rStyle w:val="Lienhypertexte1"/>
          </w:rPr>
          <w:t>researchdata@epfl.ch</w:t>
        </w:r>
      </w:hyperlink>
    </w:p>
    <w:p w14:paraId="10A81A05" w14:textId="77777777" w:rsidR="006C5AA8" w:rsidRDefault="00000000">
      <w:pPr>
        <w:pStyle w:val="ListParagraph"/>
        <w:numPr>
          <w:ilvl w:val="0"/>
          <w:numId w:val="1"/>
        </w:numPr>
      </w:pPr>
      <w:r>
        <w:t xml:space="preserve">For data privacy issues and information on EPFL privacy policy: contact </w:t>
      </w:r>
      <w:hyperlink r:id="rId8">
        <w:r w:rsidR="006C5AA8">
          <w:rPr>
            <w:rStyle w:val="Lienhypertexte1"/>
          </w:rPr>
          <w:t>dpo@epfl.ch</w:t>
        </w:r>
      </w:hyperlink>
    </w:p>
    <w:p w14:paraId="1BFADDBA" w14:textId="77777777" w:rsidR="006C5AA8" w:rsidRDefault="00000000">
      <w:pPr>
        <w:pStyle w:val="ListParagraph"/>
        <w:numPr>
          <w:ilvl w:val="0"/>
          <w:numId w:val="1"/>
        </w:numPr>
      </w:pPr>
      <w:r>
        <w:t xml:space="preserve">For ethics authorizations or funding information: contact </w:t>
      </w:r>
      <w:hyperlink r:id="rId9">
        <w:r w:rsidR="006C5AA8">
          <w:rPr>
            <w:rStyle w:val="Lienhypertexte1"/>
          </w:rPr>
          <w:t>research@epfl.ch</w:t>
        </w:r>
      </w:hyperlink>
      <w:r>
        <w:t xml:space="preserve">  </w:t>
      </w:r>
    </w:p>
    <w:p w14:paraId="0218ECFC" w14:textId="77777777" w:rsidR="006C5AA8" w:rsidRDefault="00000000">
      <w:pPr>
        <w:pStyle w:val="ListParagraph"/>
        <w:numPr>
          <w:ilvl w:val="0"/>
          <w:numId w:val="1"/>
        </w:numPr>
      </w:pPr>
      <w:r>
        <w:t xml:space="preserve">For industrial collaboration and patent issues: contact </w:t>
      </w:r>
      <w:hyperlink r:id="rId10">
        <w:r w:rsidR="006C5AA8">
          <w:rPr>
            <w:rStyle w:val="Lienhypertexte1"/>
          </w:rPr>
          <w:t>tto@epfl.ch</w:t>
        </w:r>
      </w:hyperlink>
      <w:r>
        <w:t xml:space="preserve">  </w:t>
      </w:r>
    </w:p>
    <w:p w14:paraId="11482CCF" w14:textId="77777777" w:rsidR="006C5AA8" w:rsidRDefault="00000000">
      <w:r>
        <w:t xml:space="preserve">If sharing this DMP file with the previous services, please save/rename its shared copy as: </w:t>
      </w:r>
      <w:proofErr w:type="spellStart"/>
      <w:r>
        <w:rPr>
          <w:i/>
          <w:iCs/>
        </w:rPr>
        <w:t>SURNAME_Firstname_DMP.odt</w:t>
      </w:r>
      <w:proofErr w:type="spellEnd"/>
      <w:r>
        <w:t>. All personal information contained in the DMP will be treated as confidential, as per EPFL Privacy Policy.</w:t>
      </w:r>
      <w:r>
        <w:br w:type="page"/>
      </w:r>
    </w:p>
    <w:p w14:paraId="18EBA997" w14:textId="77777777" w:rsidR="006C5AA8" w:rsidRDefault="006C5AA8">
      <w:pPr>
        <w:rPr>
          <w:sz w:val="2"/>
          <w:szCs w:val="2"/>
        </w:rPr>
      </w:pPr>
    </w:p>
    <w:p w14:paraId="23D5CCAA" w14:textId="77777777" w:rsidR="006C5AA8" w:rsidRDefault="00000000">
      <w:pPr>
        <w:pStyle w:val="Heading1"/>
      </w:pPr>
      <w:bookmarkStart w:id="0" w:name="_Toc185095990"/>
      <w:r>
        <w:rPr>
          <w:color w:val="FF0000"/>
        </w:rPr>
        <w:t xml:space="preserve">Part 1. </w:t>
      </w:r>
      <w:r>
        <w:t>General Information</w:t>
      </w:r>
      <w:bookmarkEnd w:id="0"/>
    </w:p>
    <w:p w14:paraId="5C19622F" w14:textId="77777777" w:rsidR="006C5AA8" w:rsidRDefault="00000000">
      <w:pPr>
        <w:pStyle w:val="Heading2"/>
      </w:pPr>
      <w:r>
        <w:rPr>
          <w:color w:val="FF0000"/>
        </w:rPr>
        <w:t xml:space="preserve">[M] </w:t>
      </w:r>
      <w:r>
        <w:t>Personal Information</w:t>
      </w:r>
    </w:p>
    <w:tbl>
      <w:tblPr>
        <w:tblW w:w="9913" w:type="dxa"/>
        <w:tblInd w:w="113" w:type="dxa"/>
        <w:tblLayout w:type="fixed"/>
        <w:tblLook w:val="0000" w:firstRow="0" w:lastRow="0" w:firstColumn="0" w:lastColumn="0" w:noHBand="0" w:noVBand="0"/>
      </w:tblPr>
      <w:tblGrid>
        <w:gridCol w:w="4242"/>
        <w:gridCol w:w="5671"/>
      </w:tblGrid>
      <w:tr w:rsidR="006C5AA8" w14:paraId="02286290" w14:textId="77777777">
        <w:trPr>
          <w:cantSplit/>
        </w:trPr>
        <w:tc>
          <w:tcPr>
            <w:tcW w:w="4242" w:type="dxa"/>
            <w:tcBorders>
              <w:top w:val="single" w:sz="4" w:space="0" w:color="BFBFBF"/>
              <w:left w:val="single" w:sz="4" w:space="0" w:color="BFBFBF"/>
              <w:bottom w:val="single" w:sz="4" w:space="0" w:color="BFBFBF"/>
              <w:right w:val="single" w:sz="4" w:space="0" w:color="BFBFBF"/>
            </w:tcBorders>
            <w:shd w:val="clear" w:color="auto" w:fill="F2F2F2"/>
          </w:tcPr>
          <w:p w14:paraId="54D88967" w14:textId="77777777" w:rsidR="006C5AA8" w:rsidRDefault="00000000">
            <w:pPr>
              <w:pStyle w:val="Textintables"/>
            </w:pPr>
            <w:r>
              <w:rPr>
                <w:b/>
                <w:bCs/>
                <w:color w:val="FF0000"/>
              </w:rPr>
              <w:t>P1a.</w:t>
            </w:r>
            <w:r>
              <w:rPr>
                <w:color w:val="FF0000"/>
              </w:rPr>
              <w:t xml:space="preserve"> </w:t>
            </w:r>
            <w:r>
              <w:t>Fellow/PI’s full name(s) and email(s)</w:t>
            </w:r>
          </w:p>
        </w:tc>
        <w:tc>
          <w:tcPr>
            <w:tcW w:w="5670" w:type="dxa"/>
            <w:tcBorders>
              <w:top w:val="single" w:sz="4" w:space="0" w:color="BFBFBF"/>
              <w:left w:val="single" w:sz="4" w:space="0" w:color="BFBFBF"/>
              <w:bottom w:val="single" w:sz="4" w:space="0" w:color="BFBFBF"/>
              <w:right w:val="single" w:sz="4" w:space="0" w:color="BFBFBF"/>
            </w:tcBorders>
          </w:tcPr>
          <w:p w14:paraId="121C1694" w14:textId="77777777" w:rsidR="006C5AA8" w:rsidRPr="00003475" w:rsidRDefault="00000000">
            <w:pPr>
              <w:pStyle w:val="Textintables"/>
              <w:rPr>
                <w:i/>
                <w:iCs/>
                <w:lang w:val="fr-FR"/>
                <w:rPrChange w:id="1" w:author="Robin Huguenot-Noel" w:date="2025-07-15T20:53:00Z" w16du:dateUtc="2025-07-15T18:53:00Z">
                  <w:rPr>
                    <w:i/>
                    <w:iCs/>
                  </w:rPr>
                </w:rPrChange>
              </w:rPr>
            </w:pPr>
            <w:r w:rsidRPr="00003475">
              <w:rPr>
                <w:i/>
                <w:iCs/>
                <w:lang w:val="fr-FR"/>
                <w:rPrChange w:id="2" w:author="Robin Huguenot-Noel" w:date="2025-07-15T20:53:00Z" w16du:dateUtc="2025-07-15T18:53:00Z">
                  <w:rPr>
                    <w:i/>
                    <w:iCs/>
                  </w:rPr>
                </w:rPrChange>
              </w:rPr>
              <w:t xml:space="preserve">CHAZOTTES </w:t>
            </w:r>
            <w:proofErr w:type="spellStart"/>
            <w:r w:rsidRPr="00003475">
              <w:rPr>
                <w:i/>
                <w:iCs/>
                <w:lang w:val="fr-FR"/>
                <w:rPrChange w:id="3" w:author="Robin Huguenot-Noel" w:date="2025-07-15T20:53:00Z" w16du:dateUtc="2025-07-15T18:53:00Z">
                  <w:rPr>
                    <w:i/>
                    <w:iCs/>
                  </w:rPr>
                </w:rPrChange>
              </w:rPr>
              <w:t>Rens</w:t>
            </w:r>
            <w:proofErr w:type="spellEnd"/>
            <w:r w:rsidRPr="00003475">
              <w:rPr>
                <w:i/>
                <w:iCs/>
                <w:lang w:val="fr-FR"/>
                <w:rPrChange w:id="4" w:author="Robin Huguenot-Noel" w:date="2025-07-15T20:53:00Z" w16du:dateUtc="2025-07-15T18:53:00Z">
                  <w:rPr>
                    <w:i/>
                    <w:iCs/>
                  </w:rPr>
                </w:rPrChange>
              </w:rPr>
              <w:t xml:space="preserve">, </w:t>
            </w:r>
            <w:r w:rsidR="006C5AA8">
              <w:fldChar w:fldCharType="begin"/>
            </w:r>
            <w:r w:rsidR="006C5AA8" w:rsidRPr="00003475">
              <w:rPr>
                <w:lang w:val="fr-FR"/>
                <w:rPrChange w:id="5" w:author="Robin Huguenot-Noel" w:date="2025-07-15T20:53:00Z" w16du:dateUtc="2025-07-15T18:53:00Z">
                  <w:rPr/>
                </w:rPrChange>
              </w:rPr>
              <w:instrText>HYPERLINK "mailto:rens.chazottes@epfl.ch" \h</w:instrText>
            </w:r>
            <w:r w:rsidR="006C5AA8">
              <w:fldChar w:fldCharType="separate"/>
            </w:r>
            <w:r w:rsidR="006C5AA8" w:rsidRPr="00003475">
              <w:rPr>
                <w:i/>
                <w:iCs/>
                <w:lang w:val="fr-FR"/>
                <w:rPrChange w:id="6" w:author="Robin Huguenot-Noel" w:date="2025-07-15T20:53:00Z" w16du:dateUtc="2025-07-15T18:53:00Z">
                  <w:rPr>
                    <w:i/>
                    <w:iCs/>
                  </w:rPr>
                </w:rPrChange>
              </w:rPr>
              <w:t>rens.chazottes@epfl.ch</w:t>
            </w:r>
            <w:r w:rsidR="006C5AA8">
              <w:rPr>
                <w:i/>
                <w:iCs/>
              </w:rPr>
              <w:fldChar w:fldCharType="end"/>
            </w:r>
          </w:p>
          <w:p w14:paraId="5A9ADD4B" w14:textId="77777777" w:rsidR="006C5AA8" w:rsidRDefault="00000000">
            <w:pPr>
              <w:pStyle w:val="Textintables"/>
              <w:rPr>
                <w:i/>
                <w:iCs/>
              </w:rPr>
            </w:pPr>
            <w:r>
              <w:rPr>
                <w:i/>
                <w:iCs/>
              </w:rPr>
              <w:t xml:space="preserve">HUGUENOT-NOËL Robin, </w:t>
            </w:r>
            <w:hyperlink r:id="rId11">
              <w:r w:rsidR="006C5AA8">
                <w:rPr>
                  <w:i/>
                  <w:iCs/>
                </w:rPr>
                <w:t>robin.huguenot-noel@fu-berlin.de</w:t>
              </w:r>
            </w:hyperlink>
            <w:r>
              <w:rPr>
                <w:i/>
                <w:iCs/>
              </w:rPr>
              <w:t xml:space="preserve">     </w:t>
            </w:r>
          </w:p>
        </w:tc>
      </w:tr>
      <w:tr w:rsidR="006C5AA8" w14:paraId="1DE1D623" w14:textId="77777777">
        <w:trPr>
          <w:cantSplit/>
        </w:trPr>
        <w:tc>
          <w:tcPr>
            <w:tcW w:w="4242" w:type="dxa"/>
            <w:tcBorders>
              <w:top w:val="single" w:sz="4" w:space="0" w:color="BFBFBF"/>
              <w:left w:val="single" w:sz="4" w:space="0" w:color="BFBFBF"/>
              <w:bottom w:val="single" w:sz="4" w:space="0" w:color="BFBFBF"/>
              <w:right w:val="single" w:sz="4" w:space="0" w:color="BFBFBF"/>
            </w:tcBorders>
            <w:shd w:val="clear" w:color="auto" w:fill="F2F2F2"/>
          </w:tcPr>
          <w:p w14:paraId="6259D965" w14:textId="77777777" w:rsidR="006C5AA8" w:rsidRDefault="00000000">
            <w:pPr>
              <w:pStyle w:val="Textintables"/>
            </w:pPr>
            <w:r>
              <w:rPr>
                <w:b/>
                <w:bCs/>
                <w:color w:val="FF0000"/>
              </w:rPr>
              <w:t>P1b.</w:t>
            </w:r>
            <w:r>
              <w:rPr>
                <w:color w:val="FF0000"/>
              </w:rPr>
              <w:t xml:space="preserve"> </w:t>
            </w:r>
            <w:r>
              <w:t>Fellow/PI’s ORCID(s)</w:t>
            </w:r>
          </w:p>
        </w:tc>
        <w:tc>
          <w:tcPr>
            <w:tcW w:w="5670" w:type="dxa"/>
            <w:tcBorders>
              <w:top w:val="single" w:sz="4" w:space="0" w:color="BFBFBF"/>
              <w:left w:val="single" w:sz="4" w:space="0" w:color="BFBFBF"/>
              <w:bottom w:val="single" w:sz="4" w:space="0" w:color="BFBFBF"/>
              <w:right w:val="single" w:sz="4" w:space="0" w:color="BFBFBF"/>
            </w:tcBorders>
          </w:tcPr>
          <w:p w14:paraId="2BF5E28B" w14:textId="77777777" w:rsidR="006C5AA8" w:rsidRDefault="006C5AA8">
            <w:pPr>
              <w:pStyle w:val="Textintables"/>
            </w:pPr>
            <w:hyperlink r:id="rId12">
              <w:r>
                <w:rPr>
                  <w:rStyle w:val="Lienhypertexte1"/>
                  <w:i/>
                  <w:iCs/>
                  <w:spacing w:val="3"/>
                </w:rPr>
                <w:t>https://orcid.org/0000-0002-4100-2809</w:t>
              </w:r>
            </w:hyperlink>
          </w:p>
          <w:p w14:paraId="1300B9BA" w14:textId="77777777" w:rsidR="006C5AA8" w:rsidRDefault="00000000">
            <w:pPr>
              <w:pStyle w:val="Textintables"/>
            </w:pPr>
            <w:r>
              <w:rPr>
                <w:rStyle w:val="Lienhypertexte1"/>
                <w:i/>
                <w:iCs/>
                <w:spacing w:val="3"/>
              </w:rPr>
              <w:t>https://orcid.org/0000-0001-7594-7061</w:t>
            </w:r>
          </w:p>
        </w:tc>
      </w:tr>
      <w:tr w:rsidR="006C5AA8" w:rsidRPr="00003475" w14:paraId="2DCE6A08" w14:textId="77777777">
        <w:trPr>
          <w:cantSplit/>
        </w:trPr>
        <w:tc>
          <w:tcPr>
            <w:tcW w:w="4242" w:type="dxa"/>
            <w:tcBorders>
              <w:top w:val="single" w:sz="4" w:space="0" w:color="BFBFBF"/>
              <w:left w:val="single" w:sz="4" w:space="0" w:color="BFBFBF"/>
              <w:bottom w:val="single" w:sz="4" w:space="0" w:color="BFBFBF"/>
              <w:right w:val="single" w:sz="4" w:space="0" w:color="BFBFBF"/>
            </w:tcBorders>
            <w:shd w:val="clear" w:color="auto" w:fill="F2F2F2"/>
          </w:tcPr>
          <w:p w14:paraId="7BE0ADB7" w14:textId="77777777" w:rsidR="006C5AA8" w:rsidRDefault="00000000">
            <w:pPr>
              <w:pStyle w:val="Textintables"/>
            </w:pPr>
            <w:r>
              <w:rPr>
                <w:b/>
                <w:bCs/>
                <w:color w:val="FF0000"/>
              </w:rPr>
              <w:t xml:space="preserve">P1c. </w:t>
            </w:r>
            <w:r>
              <w:t>DMP contact person’s full name and email</w:t>
            </w:r>
          </w:p>
        </w:tc>
        <w:tc>
          <w:tcPr>
            <w:tcW w:w="5670" w:type="dxa"/>
            <w:tcBorders>
              <w:top w:val="single" w:sz="4" w:space="0" w:color="BFBFBF"/>
              <w:left w:val="single" w:sz="4" w:space="0" w:color="BFBFBF"/>
              <w:bottom w:val="single" w:sz="4" w:space="0" w:color="BFBFBF"/>
              <w:right w:val="single" w:sz="4" w:space="0" w:color="BFBFBF"/>
            </w:tcBorders>
          </w:tcPr>
          <w:p w14:paraId="75753DBD" w14:textId="77777777" w:rsidR="006C5AA8" w:rsidRPr="00003475" w:rsidRDefault="00000000">
            <w:pPr>
              <w:pStyle w:val="Textintables"/>
              <w:rPr>
                <w:i/>
                <w:iCs/>
                <w:lang w:val="fr-FR"/>
                <w:rPrChange w:id="7" w:author="Robin Huguenot-Noel" w:date="2025-07-15T20:53:00Z" w16du:dateUtc="2025-07-15T18:53:00Z">
                  <w:rPr>
                    <w:i/>
                    <w:iCs/>
                  </w:rPr>
                </w:rPrChange>
              </w:rPr>
            </w:pPr>
            <w:r w:rsidRPr="00003475">
              <w:rPr>
                <w:i/>
                <w:iCs/>
                <w:lang w:val="fr-FR"/>
                <w:rPrChange w:id="8" w:author="Robin Huguenot-Noel" w:date="2025-07-15T20:53:00Z" w16du:dateUtc="2025-07-15T18:53:00Z">
                  <w:rPr>
                    <w:i/>
                    <w:iCs/>
                  </w:rPr>
                </w:rPrChange>
              </w:rPr>
              <w:t xml:space="preserve">CHAZOTTES </w:t>
            </w:r>
            <w:proofErr w:type="spellStart"/>
            <w:r w:rsidRPr="00003475">
              <w:rPr>
                <w:i/>
                <w:iCs/>
                <w:lang w:val="fr-FR"/>
                <w:rPrChange w:id="9" w:author="Robin Huguenot-Noel" w:date="2025-07-15T20:53:00Z" w16du:dateUtc="2025-07-15T18:53:00Z">
                  <w:rPr>
                    <w:i/>
                    <w:iCs/>
                  </w:rPr>
                </w:rPrChange>
              </w:rPr>
              <w:t>Rens</w:t>
            </w:r>
            <w:proofErr w:type="spellEnd"/>
            <w:r w:rsidRPr="00003475">
              <w:rPr>
                <w:i/>
                <w:iCs/>
                <w:lang w:val="fr-FR"/>
                <w:rPrChange w:id="10" w:author="Robin Huguenot-Noel" w:date="2025-07-15T20:53:00Z" w16du:dateUtc="2025-07-15T18:53:00Z">
                  <w:rPr>
                    <w:i/>
                    <w:iCs/>
                  </w:rPr>
                </w:rPrChange>
              </w:rPr>
              <w:t xml:space="preserve">, </w:t>
            </w:r>
            <w:r w:rsidR="006C5AA8">
              <w:fldChar w:fldCharType="begin"/>
            </w:r>
            <w:r w:rsidR="006C5AA8" w:rsidRPr="00003475">
              <w:rPr>
                <w:lang w:val="fr-FR"/>
                <w:rPrChange w:id="11" w:author="Robin Huguenot-Noel" w:date="2025-07-15T20:53:00Z" w16du:dateUtc="2025-07-15T18:53:00Z">
                  <w:rPr/>
                </w:rPrChange>
              </w:rPr>
              <w:instrText>HYPERLINK "mailto:rens.chazottes@epfl.ch" \h</w:instrText>
            </w:r>
            <w:r w:rsidR="006C5AA8">
              <w:fldChar w:fldCharType="separate"/>
            </w:r>
            <w:r w:rsidR="006C5AA8" w:rsidRPr="00003475">
              <w:rPr>
                <w:i/>
                <w:iCs/>
                <w:lang w:val="fr-FR"/>
                <w:rPrChange w:id="12" w:author="Robin Huguenot-Noel" w:date="2025-07-15T20:53:00Z" w16du:dateUtc="2025-07-15T18:53:00Z">
                  <w:rPr>
                    <w:i/>
                    <w:iCs/>
                  </w:rPr>
                </w:rPrChange>
              </w:rPr>
              <w:t>rens.chazottes@epfl.ch</w:t>
            </w:r>
            <w:r w:rsidR="006C5AA8">
              <w:rPr>
                <w:i/>
                <w:iCs/>
              </w:rPr>
              <w:fldChar w:fldCharType="end"/>
            </w:r>
          </w:p>
        </w:tc>
      </w:tr>
    </w:tbl>
    <w:p w14:paraId="62C67DCF" w14:textId="77777777" w:rsidR="006C5AA8" w:rsidRPr="00003475" w:rsidRDefault="006C5AA8">
      <w:pPr>
        <w:rPr>
          <w:lang w:val="fr-FR"/>
          <w:rPrChange w:id="13" w:author="Robin Huguenot-Noel" w:date="2025-07-15T20:53:00Z" w16du:dateUtc="2025-07-15T18:53:00Z">
            <w:rPr/>
          </w:rPrChange>
        </w:rPr>
      </w:pPr>
    </w:p>
    <w:p w14:paraId="5C75288C" w14:textId="3A5BDCFD" w:rsidR="006C5AA8" w:rsidRDefault="00000000">
      <w:pPr>
        <w:pStyle w:val="Heading2"/>
        <w:pPrChange w:id="14" w:author="Christopher Tremblay" w:date="2025-07-15T08:44:00Z" w16du:dateUtc="2025-07-15T06:44:00Z">
          <w:pPr/>
        </w:pPrChange>
      </w:pPr>
      <w:r>
        <w:rPr>
          <w:color w:val="FF0000"/>
        </w:rPr>
        <w:t xml:space="preserve">[M] </w:t>
      </w:r>
      <w:r>
        <w:t>Project and Fellowship</w:t>
      </w:r>
    </w:p>
    <w:tbl>
      <w:tblPr>
        <w:tblW w:w="9913" w:type="dxa"/>
        <w:tblInd w:w="113" w:type="dxa"/>
        <w:tblLayout w:type="fixed"/>
        <w:tblLook w:val="0000" w:firstRow="0" w:lastRow="0" w:firstColumn="0" w:lastColumn="0" w:noHBand="0" w:noVBand="0"/>
      </w:tblPr>
      <w:tblGrid>
        <w:gridCol w:w="4242"/>
        <w:gridCol w:w="5671"/>
      </w:tblGrid>
      <w:tr w:rsidR="006C5AA8" w14:paraId="7393E2B0" w14:textId="77777777" w:rsidTr="005A4DCB">
        <w:trPr>
          <w:cantSplit/>
          <w:trHeight w:val="20"/>
        </w:trPr>
        <w:tc>
          <w:tcPr>
            <w:tcW w:w="4242" w:type="dxa"/>
            <w:tcBorders>
              <w:top w:val="single" w:sz="4" w:space="0" w:color="BFBFBF"/>
              <w:left w:val="single" w:sz="4" w:space="0" w:color="BFBFBF"/>
              <w:bottom w:val="single" w:sz="4" w:space="0" w:color="BFBFBF"/>
              <w:right w:val="single" w:sz="4" w:space="0" w:color="BFBFBF"/>
            </w:tcBorders>
            <w:shd w:val="clear" w:color="auto" w:fill="F2F2F2"/>
          </w:tcPr>
          <w:p w14:paraId="28D3B8DE" w14:textId="77777777" w:rsidR="006C5AA8" w:rsidRDefault="00000000">
            <w:pPr>
              <w:pStyle w:val="Textintables"/>
              <w:pageBreakBefore/>
              <w:spacing w:before="0"/>
            </w:pPr>
            <w:r>
              <w:rPr>
                <w:b/>
                <w:bCs/>
                <w:color w:val="FF0000"/>
              </w:rPr>
              <w:lastRenderedPageBreak/>
              <w:t xml:space="preserve">P1d. </w:t>
            </w:r>
            <w:r>
              <w:t>Project title</w:t>
            </w:r>
          </w:p>
        </w:tc>
        <w:tc>
          <w:tcPr>
            <w:tcW w:w="5671" w:type="dxa"/>
            <w:tcBorders>
              <w:top w:val="single" w:sz="4" w:space="0" w:color="BFBFBF"/>
              <w:left w:val="single" w:sz="4" w:space="0" w:color="BFBFBF"/>
              <w:bottom w:val="single" w:sz="4" w:space="0" w:color="BFBFBF"/>
              <w:right w:val="single" w:sz="4" w:space="0" w:color="BFBFBF"/>
            </w:tcBorders>
          </w:tcPr>
          <w:p w14:paraId="5D67D644" w14:textId="3176C93D" w:rsidR="006C5AA8" w:rsidRDefault="00000000">
            <w:pPr>
              <w:pStyle w:val="Textintables"/>
            </w:pPr>
            <w:r>
              <w:t>Climate Policy and Just Transition: A Comparative Study of Worker Support (JUST-CLIP)</w:t>
            </w:r>
            <w:del w:id="15" w:author="Christopher Tremblay" w:date="2025-07-15T08:46:00Z" w16du:dateUtc="2025-07-15T06:46:00Z">
              <w:r w:rsidDel="005A4DCB">
                <w:delText xml:space="preserve">    </w:delText>
              </w:r>
            </w:del>
          </w:p>
        </w:tc>
      </w:tr>
      <w:tr w:rsidR="006C5AA8" w14:paraId="5A59F4F3" w14:textId="77777777" w:rsidTr="005A4DCB">
        <w:trPr>
          <w:cantSplit/>
          <w:trHeight w:val="20"/>
        </w:trPr>
        <w:tc>
          <w:tcPr>
            <w:tcW w:w="4242" w:type="dxa"/>
            <w:tcBorders>
              <w:top w:val="single" w:sz="4" w:space="0" w:color="BFBFBF"/>
              <w:left w:val="single" w:sz="4" w:space="0" w:color="BFBFBF"/>
              <w:bottom w:val="single" w:sz="4" w:space="0" w:color="BFBFBF"/>
              <w:right w:val="single" w:sz="4" w:space="0" w:color="BFBFBF"/>
            </w:tcBorders>
            <w:shd w:val="clear" w:color="auto" w:fill="F2F2F2"/>
          </w:tcPr>
          <w:p w14:paraId="0B6C8109" w14:textId="77777777" w:rsidR="006C5AA8" w:rsidRDefault="00000000">
            <w:pPr>
              <w:pStyle w:val="Textintables"/>
            </w:pPr>
            <w:r>
              <w:rPr>
                <w:b/>
                <w:bCs/>
                <w:color w:val="FF0000"/>
              </w:rPr>
              <w:t>P1e.</w:t>
            </w:r>
            <w:r>
              <w:rPr>
                <w:color w:val="FF0000"/>
              </w:rPr>
              <w:t xml:space="preserve"> </w:t>
            </w:r>
            <w:r>
              <w:t>Project description (short, max 2-3 lines)</w:t>
            </w:r>
          </w:p>
        </w:tc>
        <w:tc>
          <w:tcPr>
            <w:tcW w:w="5671" w:type="dxa"/>
            <w:tcBorders>
              <w:top w:val="single" w:sz="4" w:space="0" w:color="BFBFBF"/>
              <w:left w:val="single" w:sz="4" w:space="0" w:color="BFBFBF"/>
              <w:bottom w:val="single" w:sz="4" w:space="0" w:color="BFBFBF"/>
              <w:right w:val="single" w:sz="4" w:space="0" w:color="BFBFBF"/>
            </w:tcBorders>
          </w:tcPr>
          <w:p w14:paraId="5C9EFCED" w14:textId="0E9D0C33" w:rsidR="006C5AA8" w:rsidRDefault="00000000">
            <w:pPr>
              <w:pStyle w:val="Textintables"/>
            </w:pPr>
            <w:r>
              <w:t xml:space="preserve">Using survey experimental techniques, this study first aims to understand the impact of different Just Transition strategies on climate policy support. For this, we distinguish between </w:t>
            </w:r>
            <w:del w:id="16" w:author="Robin Huguenot-Noel" w:date="2025-07-15T20:53:00Z" w16du:dateUtc="2025-07-15T18:53:00Z">
              <w:r w:rsidDel="00003475">
                <w:delText xml:space="preserve">compensation </w:delText>
              </w:r>
            </w:del>
            <w:ins w:id="17" w:author="Robin Huguenot-Noel" w:date="2025-07-15T20:54:00Z" w16du:dateUtc="2025-07-15T18:54:00Z">
              <w:r w:rsidR="00003475">
                <w:t>individual-</w:t>
              </w:r>
            </w:ins>
            <w:ins w:id="18" w:author="Robin Huguenot-Noel" w:date="2025-07-15T20:53:00Z" w16du:dateUtc="2025-07-15T18:53:00Z">
              <w:r w:rsidR="00003475">
                <w:t xml:space="preserve"> </w:t>
              </w:r>
            </w:ins>
            <w:r>
              <w:t xml:space="preserve">and </w:t>
            </w:r>
            <w:del w:id="19" w:author="Robin Huguenot-Noel" w:date="2025-07-15T20:53:00Z" w16du:dateUtc="2025-07-15T18:53:00Z">
              <w:r w:rsidDel="00003475">
                <w:delText xml:space="preserve">community </w:delText>
              </w:r>
            </w:del>
            <w:ins w:id="20" w:author="Robin Huguenot-Noel" w:date="2025-07-15T20:53:00Z" w16du:dateUtc="2025-07-15T18:53:00Z">
              <w:r w:rsidR="00003475">
                <w:t>com</w:t>
              </w:r>
            </w:ins>
            <w:ins w:id="21" w:author="Robin Huguenot-Noel" w:date="2025-07-15T20:54:00Z" w16du:dateUtc="2025-07-15T18:54:00Z">
              <w:r w:rsidR="00003475">
                <w:t>munity-based</w:t>
              </w:r>
            </w:ins>
            <w:ins w:id="22" w:author="Robin Huguenot-Noel" w:date="2025-07-15T20:53:00Z" w16du:dateUtc="2025-07-15T18:53:00Z">
              <w:r w:rsidR="00003475">
                <w:t xml:space="preserve"> </w:t>
              </w:r>
            </w:ins>
            <w:r>
              <w:t xml:space="preserve">approaches and evaluate the relative impact of </w:t>
            </w:r>
            <w:del w:id="23" w:author="Robin Huguenot-Noel" w:date="2025-07-15T20:54:00Z" w16du:dateUtc="2025-07-15T18:54:00Z">
              <w:r w:rsidDel="00003475">
                <w:delText>these approaches</w:delText>
              </w:r>
            </w:del>
            <w:ins w:id="24" w:author="Robin Huguenot-Noel" w:date="2025-07-15T20:54:00Z" w16du:dateUtc="2025-07-15T18:54:00Z">
              <w:r w:rsidR="00003475">
                <w:t>derived policy mixes</w:t>
              </w:r>
            </w:ins>
            <w:r>
              <w:t xml:space="preserve">. The second arm of this study explores the role of </w:t>
            </w:r>
            <w:del w:id="25" w:author="Robin Huguenot-Noel" w:date="2025-07-15T20:55:00Z" w16du:dateUtc="2025-07-15T18:55:00Z">
              <w:r w:rsidDel="00003475">
                <w:delText>unions and other worker organizations</w:delText>
              </w:r>
            </w:del>
            <w:ins w:id="26" w:author="Robin Huguenot-Noel" w:date="2025-07-15T20:55:00Z" w16du:dateUtc="2025-07-15T18:55:00Z">
              <w:r w:rsidR="00003475">
                <w:t xml:space="preserve">collective </w:t>
              </w:r>
              <w:proofErr w:type="spellStart"/>
              <w:r w:rsidR="00003475">
                <w:t>organisations</w:t>
              </w:r>
            </w:ins>
            <w:proofErr w:type="spellEnd"/>
            <w:r>
              <w:t xml:space="preserve"> in shaping how these policies are perceived by workers.</w:t>
            </w:r>
            <w:del w:id="27" w:author="Christopher Tremblay" w:date="2025-07-15T08:46:00Z" w16du:dateUtc="2025-07-15T06:46:00Z">
              <w:r w:rsidDel="005A4DCB">
                <w:delText xml:space="preserve">  </w:delText>
              </w:r>
            </w:del>
            <w:r>
              <w:t xml:space="preserve"> </w:t>
            </w:r>
          </w:p>
        </w:tc>
      </w:tr>
      <w:tr w:rsidR="006C5AA8" w14:paraId="4E545B18" w14:textId="77777777" w:rsidTr="005A4DCB">
        <w:trPr>
          <w:cantSplit/>
          <w:trHeight w:val="20"/>
        </w:trPr>
        <w:tc>
          <w:tcPr>
            <w:tcW w:w="4242" w:type="dxa"/>
            <w:tcBorders>
              <w:top w:val="single" w:sz="4" w:space="0" w:color="BFBFBF"/>
              <w:left w:val="single" w:sz="4" w:space="0" w:color="BFBFBF"/>
              <w:bottom w:val="single" w:sz="4" w:space="0" w:color="BFBFBF"/>
              <w:right w:val="single" w:sz="4" w:space="0" w:color="BFBFBF"/>
            </w:tcBorders>
            <w:shd w:val="clear" w:color="auto" w:fill="F2F2F2"/>
          </w:tcPr>
          <w:p w14:paraId="4816FAD9" w14:textId="77777777" w:rsidR="006C5AA8" w:rsidRDefault="00000000">
            <w:pPr>
              <w:pStyle w:val="Textintables"/>
            </w:pPr>
            <w:r>
              <w:rPr>
                <w:b/>
                <w:bCs/>
                <w:color w:val="FF0000"/>
              </w:rPr>
              <w:t>P1f.</w:t>
            </w:r>
            <w:r>
              <w:rPr>
                <w:color w:val="FF0000"/>
              </w:rPr>
              <w:t xml:space="preserve"> </w:t>
            </w:r>
            <w:r>
              <w:t xml:space="preserve">Name of fellowship/funding </w:t>
            </w:r>
            <w:proofErr w:type="spellStart"/>
            <w:r>
              <w:t>programme</w:t>
            </w:r>
            <w:proofErr w:type="spellEnd"/>
          </w:p>
        </w:tc>
        <w:tc>
          <w:tcPr>
            <w:tcW w:w="5671" w:type="dxa"/>
            <w:tcBorders>
              <w:top w:val="single" w:sz="4" w:space="0" w:color="BFBFBF"/>
              <w:left w:val="single" w:sz="4" w:space="0" w:color="BFBFBF"/>
              <w:bottom w:val="single" w:sz="4" w:space="0" w:color="BFBFBF"/>
              <w:right w:val="single" w:sz="4" w:space="0" w:color="BFBFBF"/>
            </w:tcBorders>
          </w:tcPr>
          <w:p w14:paraId="34A2383D" w14:textId="510F61E9" w:rsidR="006C5AA8" w:rsidRDefault="00000000">
            <w:pPr>
              <w:pStyle w:val="Textintables"/>
            </w:pPr>
            <w:r>
              <w:rPr>
                <w:i/>
                <w:iCs/>
              </w:rPr>
              <w:t>None</w:t>
            </w:r>
            <w:del w:id="28" w:author="Christopher Tremblay" w:date="2025-07-15T08:46:00Z" w16du:dateUtc="2025-07-15T06:46:00Z">
              <w:r w:rsidDel="005A4DCB">
                <w:delText xml:space="preserve">           </w:delText>
              </w:r>
            </w:del>
            <w:r>
              <w:t xml:space="preserve"> </w:t>
            </w:r>
          </w:p>
        </w:tc>
      </w:tr>
      <w:tr w:rsidR="006C5AA8" w:rsidRPr="00003475" w14:paraId="03483764" w14:textId="77777777" w:rsidTr="005A4DCB">
        <w:trPr>
          <w:cantSplit/>
          <w:trHeight w:val="20"/>
        </w:trPr>
        <w:tc>
          <w:tcPr>
            <w:tcW w:w="4242" w:type="dxa"/>
            <w:tcBorders>
              <w:top w:val="single" w:sz="4" w:space="0" w:color="BFBFBF"/>
              <w:left w:val="single" w:sz="4" w:space="0" w:color="BFBFBF"/>
              <w:bottom w:val="single" w:sz="4" w:space="0" w:color="BFBFBF"/>
              <w:right w:val="single" w:sz="4" w:space="0" w:color="BFBFBF"/>
            </w:tcBorders>
            <w:shd w:val="clear" w:color="auto" w:fill="F2F2F2"/>
          </w:tcPr>
          <w:p w14:paraId="153786E1" w14:textId="77777777" w:rsidR="006C5AA8" w:rsidRDefault="00000000">
            <w:pPr>
              <w:pStyle w:val="Textintables"/>
            </w:pPr>
            <w:r>
              <w:rPr>
                <w:b/>
                <w:bCs/>
                <w:color w:val="FF0000"/>
              </w:rPr>
              <w:t>P1g.</w:t>
            </w:r>
            <w:r>
              <w:rPr>
                <w:color w:val="FF0000"/>
              </w:rPr>
              <w:t xml:space="preserve"> </w:t>
            </w:r>
            <w:r>
              <w:t>Institution(s) involved</w:t>
            </w:r>
          </w:p>
        </w:tc>
        <w:tc>
          <w:tcPr>
            <w:tcW w:w="5671" w:type="dxa"/>
            <w:tcBorders>
              <w:top w:val="single" w:sz="4" w:space="0" w:color="BFBFBF"/>
              <w:left w:val="single" w:sz="4" w:space="0" w:color="BFBFBF"/>
              <w:bottom w:val="single" w:sz="4" w:space="0" w:color="BFBFBF"/>
              <w:right w:val="single" w:sz="4" w:space="0" w:color="BFBFBF"/>
            </w:tcBorders>
          </w:tcPr>
          <w:p w14:paraId="0E3E3371" w14:textId="77777777" w:rsidR="006C5AA8" w:rsidRPr="00003475" w:rsidRDefault="00000000">
            <w:pPr>
              <w:pStyle w:val="Textintables"/>
              <w:rPr>
                <w:lang w:val="fr-FR"/>
                <w:rPrChange w:id="29" w:author="Robin Huguenot-Noel" w:date="2025-07-15T20:53:00Z" w16du:dateUtc="2025-07-15T18:53:00Z">
                  <w:rPr/>
                </w:rPrChange>
              </w:rPr>
            </w:pPr>
            <w:proofErr w:type="spellStart"/>
            <w:r w:rsidRPr="00003475">
              <w:rPr>
                <w:lang w:val="fr-FR"/>
                <w:rPrChange w:id="30" w:author="Robin Huguenot-Noel" w:date="2025-07-15T20:53:00Z" w16du:dateUtc="2025-07-15T18:53:00Z">
                  <w:rPr/>
                </w:rPrChange>
              </w:rPr>
              <w:t>Ecole</w:t>
            </w:r>
            <w:proofErr w:type="spellEnd"/>
            <w:r w:rsidRPr="00003475">
              <w:rPr>
                <w:lang w:val="fr-FR"/>
                <w:rPrChange w:id="31" w:author="Robin Huguenot-Noel" w:date="2025-07-15T20:53:00Z" w16du:dateUtc="2025-07-15T18:53:00Z">
                  <w:rPr/>
                </w:rPrChange>
              </w:rPr>
              <w:t xml:space="preserve"> Polytechnique Fédérale de Lausanne, </w:t>
            </w:r>
            <w:proofErr w:type="spellStart"/>
            <w:r w:rsidRPr="00003475">
              <w:rPr>
                <w:lang w:val="fr-FR"/>
                <w:rPrChange w:id="32" w:author="Robin Huguenot-Noel" w:date="2025-07-15T20:53:00Z" w16du:dateUtc="2025-07-15T18:53:00Z">
                  <w:rPr/>
                </w:rPrChange>
              </w:rPr>
              <w:t>Freie</w:t>
            </w:r>
            <w:proofErr w:type="spellEnd"/>
            <w:r w:rsidRPr="00003475">
              <w:rPr>
                <w:lang w:val="fr-FR"/>
                <w:rPrChange w:id="33" w:author="Robin Huguenot-Noel" w:date="2025-07-15T20:53:00Z" w16du:dateUtc="2025-07-15T18:53:00Z">
                  <w:rPr/>
                </w:rPrChange>
              </w:rPr>
              <w:t xml:space="preserve"> </w:t>
            </w:r>
            <w:proofErr w:type="spellStart"/>
            <w:r w:rsidRPr="00003475">
              <w:rPr>
                <w:lang w:val="fr-FR"/>
                <w:rPrChange w:id="34" w:author="Robin Huguenot-Noel" w:date="2025-07-15T20:53:00Z" w16du:dateUtc="2025-07-15T18:53:00Z">
                  <w:rPr/>
                </w:rPrChange>
              </w:rPr>
              <w:t>Universität</w:t>
            </w:r>
            <w:proofErr w:type="spellEnd"/>
            <w:r w:rsidRPr="00003475">
              <w:rPr>
                <w:lang w:val="fr-FR"/>
                <w:rPrChange w:id="35" w:author="Robin Huguenot-Noel" w:date="2025-07-15T20:53:00Z" w16du:dateUtc="2025-07-15T18:53:00Z">
                  <w:rPr/>
                </w:rPrChange>
              </w:rPr>
              <w:t xml:space="preserve"> Berlin</w:t>
            </w:r>
          </w:p>
        </w:tc>
      </w:tr>
      <w:tr w:rsidR="006C5AA8" w14:paraId="37728FBF" w14:textId="77777777" w:rsidTr="005A4DCB">
        <w:trPr>
          <w:cantSplit/>
          <w:trHeight w:val="20"/>
        </w:trPr>
        <w:tc>
          <w:tcPr>
            <w:tcW w:w="4242" w:type="dxa"/>
            <w:tcBorders>
              <w:top w:val="single" w:sz="4" w:space="0" w:color="BFBFBF"/>
              <w:left w:val="single" w:sz="4" w:space="0" w:color="BFBFBF"/>
              <w:bottom w:val="single" w:sz="4" w:space="0" w:color="BFBFBF"/>
              <w:right w:val="single" w:sz="4" w:space="0" w:color="BFBFBF"/>
            </w:tcBorders>
            <w:shd w:val="clear" w:color="auto" w:fill="F2F2F2"/>
          </w:tcPr>
          <w:p w14:paraId="0481B9CB" w14:textId="77777777" w:rsidR="006C5AA8" w:rsidRDefault="00000000">
            <w:pPr>
              <w:pStyle w:val="Textintables"/>
            </w:pPr>
            <w:r>
              <w:rPr>
                <w:b/>
                <w:bCs/>
                <w:color w:val="FF0000"/>
              </w:rPr>
              <w:t>P1h.</w:t>
            </w:r>
            <w:r>
              <w:rPr>
                <w:color w:val="FF0000"/>
              </w:rPr>
              <w:t xml:space="preserve"> </w:t>
            </w:r>
            <w:r>
              <w:t>Laboratory(s) involved</w:t>
            </w:r>
          </w:p>
        </w:tc>
        <w:tc>
          <w:tcPr>
            <w:tcW w:w="5671" w:type="dxa"/>
            <w:tcBorders>
              <w:top w:val="single" w:sz="4" w:space="0" w:color="BFBFBF"/>
              <w:left w:val="single" w:sz="4" w:space="0" w:color="BFBFBF"/>
              <w:bottom w:val="single" w:sz="4" w:space="0" w:color="BFBFBF"/>
              <w:right w:val="single" w:sz="4" w:space="0" w:color="BFBFBF"/>
            </w:tcBorders>
          </w:tcPr>
          <w:p w14:paraId="7FC158A4" w14:textId="3BEB41F5" w:rsidR="006C5AA8" w:rsidRDefault="00000000">
            <w:pPr>
              <w:pStyle w:val="Textintables"/>
            </w:pPr>
            <w:r>
              <w:t>Policy and Sustainability Lab (PASU, CDM, EPFL)</w:t>
            </w:r>
            <w:del w:id="36" w:author="Christopher Tremblay" w:date="2025-07-15T08:46:00Z" w16du:dateUtc="2025-07-15T06:46:00Z">
              <w:r w:rsidDel="005A4DCB">
                <w:delText xml:space="preserve">         </w:delText>
              </w:r>
            </w:del>
          </w:p>
        </w:tc>
      </w:tr>
      <w:tr w:rsidR="006C5AA8" w14:paraId="3060D863" w14:textId="77777777" w:rsidTr="005A4DCB">
        <w:trPr>
          <w:cantSplit/>
          <w:trHeight w:val="20"/>
        </w:trPr>
        <w:tc>
          <w:tcPr>
            <w:tcW w:w="4242" w:type="dxa"/>
            <w:tcBorders>
              <w:top w:val="single" w:sz="4" w:space="0" w:color="BFBFBF"/>
              <w:left w:val="single" w:sz="4" w:space="0" w:color="BFBFBF"/>
              <w:bottom w:val="single" w:sz="4" w:space="0" w:color="BFBFBF"/>
              <w:right w:val="single" w:sz="4" w:space="0" w:color="BFBFBF"/>
            </w:tcBorders>
            <w:shd w:val="clear" w:color="auto" w:fill="F2F2F2"/>
          </w:tcPr>
          <w:p w14:paraId="41017478" w14:textId="77777777" w:rsidR="006C5AA8" w:rsidRDefault="00000000">
            <w:pPr>
              <w:pStyle w:val="Textintables"/>
            </w:pPr>
            <w:r>
              <w:rPr>
                <w:b/>
                <w:bCs/>
                <w:color w:val="FF0000"/>
              </w:rPr>
              <w:t>P1i.</w:t>
            </w:r>
            <w:r>
              <w:rPr>
                <w:color w:val="FF0000"/>
              </w:rPr>
              <w:t xml:space="preserve"> </w:t>
            </w:r>
            <w:r>
              <w:t>Starting date of the project (estimated if unknown)</w:t>
            </w:r>
          </w:p>
        </w:tc>
        <w:tc>
          <w:tcPr>
            <w:tcW w:w="5671" w:type="dxa"/>
            <w:tcBorders>
              <w:top w:val="single" w:sz="4" w:space="0" w:color="BFBFBF"/>
              <w:left w:val="single" w:sz="4" w:space="0" w:color="BFBFBF"/>
              <w:bottom w:val="single" w:sz="4" w:space="0" w:color="BFBFBF"/>
              <w:right w:val="single" w:sz="4" w:space="0" w:color="BFBFBF"/>
            </w:tcBorders>
          </w:tcPr>
          <w:p w14:paraId="6FDDF084" w14:textId="74EE49EC" w:rsidR="006C5AA8" w:rsidRDefault="00000000">
            <w:pPr>
              <w:pStyle w:val="Textintables"/>
            </w:pPr>
            <w:r>
              <w:t>2025-09-01</w:t>
            </w:r>
            <w:del w:id="37" w:author="Christopher Tremblay" w:date="2025-07-15T08:46:00Z" w16du:dateUtc="2025-07-15T06:46:00Z">
              <w:r w:rsidDel="005A4DCB">
                <w:delText xml:space="preserve">     </w:delText>
              </w:r>
            </w:del>
            <w:r>
              <w:t xml:space="preserve"> </w:t>
            </w:r>
          </w:p>
        </w:tc>
      </w:tr>
      <w:tr w:rsidR="006C5AA8" w14:paraId="053E9B1B" w14:textId="77777777" w:rsidTr="005A4DCB">
        <w:trPr>
          <w:cantSplit/>
          <w:trHeight w:val="20"/>
        </w:trPr>
        <w:tc>
          <w:tcPr>
            <w:tcW w:w="4242" w:type="dxa"/>
            <w:tcBorders>
              <w:top w:val="single" w:sz="4" w:space="0" w:color="BFBFBF"/>
              <w:left w:val="single" w:sz="4" w:space="0" w:color="BFBFBF"/>
              <w:bottom w:val="single" w:sz="4" w:space="0" w:color="BFBFBF"/>
              <w:right w:val="single" w:sz="4" w:space="0" w:color="BFBFBF"/>
            </w:tcBorders>
            <w:shd w:val="clear" w:color="auto" w:fill="F2F2F2"/>
          </w:tcPr>
          <w:p w14:paraId="0E5A1F1E" w14:textId="77777777" w:rsidR="006C5AA8" w:rsidRDefault="00000000">
            <w:pPr>
              <w:pStyle w:val="Textintables"/>
            </w:pPr>
            <w:r>
              <w:rPr>
                <w:b/>
                <w:bCs/>
                <w:color w:val="FF0000"/>
              </w:rPr>
              <w:t>P1j.</w:t>
            </w:r>
            <w:r>
              <w:rPr>
                <w:color w:val="FF0000"/>
              </w:rPr>
              <w:t xml:space="preserve"> </w:t>
            </w:r>
            <w:r>
              <w:t>How much of the funding will be allocated for data management activities? (Estimated if unknown)</w:t>
            </w:r>
          </w:p>
        </w:tc>
        <w:tc>
          <w:tcPr>
            <w:tcW w:w="5671" w:type="dxa"/>
            <w:tcBorders>
              <w:top w:val="single" w:sz="4" w:space="0" w:color="BFBFBF"/>
              <w:left w:val="single" w:sz="4" w:space="0" w:color="BFBFBF"/>
              <w:bottom w:val="single" w:sz="4" w:space="0" w:color="BFBFBF"/>
              <w:right w:val="single" w:sz="4" w:space="0" w:color="BFBFBF"/>
            </w:tcBorders>
          </w:tcPr>
          <w:p w14:paraId="32686A83" w14:textId="21CA087A" w:rsidR="006C5AA8" w:rsidDel="005A4DCB" w:rsidRDefault="00000000">
            <w:pPr>
              <w:pStyle w:val="Textintables"/>
              <w:rPr>
                <w:del w:id="38" w:author="Christopher Tremblay" w:date="2025-07-15T08:46:00Z" w16du:dateUtc="2025-07-15T06:46:00Z"/>
              </w:rPr>
            </w:pPr>
            <w:del w:id="39" w:author="Christopher Tremblay" w:date="2025-07-15T08:46:00Z" w16du:dateUtc="2025-07-15T06:46:00Z">
              <w:r w:rsidDel="005A4DCB">
                <w:delText xml:space="preserve"> </w:delText>
              </w:r>
            </w:del>
            <w:r>
              <w:t>0€</w:t>
            </w:r>
            <w:ins w:id="40" w:author="Christopher Tremblay" w:date="2025-07-15T08:46:00Z" w16du:dateUtc="2025-07-15T06:46:00Z">
              <w:r w:rsidR="005A4DCB">
                <w:t xml:space="preserve">. </w:t>
              </w:r>
            </w:ins>
          </w:p>
          <w:p w14:paraId="6ACAE84C" w14:textId="77777777" w:rsidR="006C5AA8" w:rsidRDefault="00000000">
            <w:pPr>
              <w:pStyle w:val="Textintables"/>
            </w:pPr>
            <w:r>
              <w:t>The project does not require funding</w:t>
            </w:r>
          </w:p>
        </w:tc>
      </w:tr>
    </w:tbl>
    <w:p w14:paraId="4DD11913" w14:textId="77777777" w:rsidR="006C5AA8" w:rsidRDefault="006C5AA8"/>
    <w:p w14:paraId="69BBC591" w14:textId="77777777" w:rsidR="006C5AA8" w:rsidRDefault="00000000">
      <w:pPr>
        <w:pStyle w:val="Heading2"/>
      </w:pPr>
      <w:r>
        <w:rPr>
          <w:color w:val="FF0000"/>
        </w:rPr>
        <w:t xml:space="preserve">[M] </w:t>
      </w:r>
      <w:r>
        <w:t>Global context of Research Data</w:t>
      </w:r>
    </w:p>
    <w:tbl>
      <w:tblPr>
        <w:tblW w:w="9913" w:type="dxa"/>
        <w:tblInd w:w="113" w:type="dxa"/>
        <w:tblLayout w:type="fixed"/>
        <w:tblLook w:val="0000" w:firstRow="0" w:lastRow="0" w:firstColumn="0" w:lastColumn="0" w:noHBand="0" w:noVBand="0"/>
      </w:tblPr>
      <w:tblGrid>
        <w:gridCol w:w="4242"/>
        <w:gridCol w:w="5671"/>
      </w:tblGrid>
      <w:tr w:rsidR="006C5AA8" w14:paraId="7471D39D" w14:textId="77777777">
        <w:trPr>
          <w:cantSplit/>
        </w:trPr>
        <w:tc>
          <w:tcPr>
            <w:tcW w:w="4242" w:type="dxa"/>
            <w:tcBorders>
              <w:top w:val="single" w:sz="4" w:space="0" w:color="BFBFBF"/>
              <w:left w:val="single" w:sz="4" w:space="0" w:color="BFBFBF"/>
              <w:bottom w:val="single" w:sz="4" w:space="0" w:color="BFBFBF"/>
              <w:right w:val="single" w:sz="4" w:space="0" w:color="BFBFBF"/>
            </w:tcBorders>
            <w:shd w:val="clear" w:color="auto" w:fill="F2F2F2"/>
          </w:tcPr>
          <w:p w14:paraId="63973972" w14:textId="77777777" w:rsidR="006C5AA8" w:rsidRDefault="00000000">
            <w:pPr>
              <w:pStyle w:val="Textintables"/>
            </w:pPr>
            <w:r>
              <w:rPr>
                <w:b/>
                <w:bCs/>
                <w:color w:val="FF0000"/>
              </w:rPr>
              <w:t>P1k.</w:t>
            </w:r>
            <w:r>
              <w:rPr>
                <w:color w:val="FF0000"/>
              </w:rPr>
              <w:t xml:space="preserve"> </w:t>
            </w:r>
            <w:r>
              <w:t>Could any of the data/code that you create, produce, collect or process contain personal data</w:t>
            </w:r>
            <w:r>
              <w:rPr>
                <w:rStyle w:val="Appelnotedebasdep1"/>
              </w:rPr>
              <w:footnoteReference w:id="1"/>
            </w:r>
            <w:r>
              <w:t>?</w:t>
            </w:r>
          </w:p>
        </w:tc>
        <w:tc>
          <w:tcPr>
            <w:tcW w:w="5670" w:type="dxa"/>
            <w:tcBorders>
              <w:top w:val="single" w:sz="4" w:space="0" w:color="BFBFBF"/>
              <w:left w:val="single" w:sz="4" w:space="0" w:color="BFBFBF"/>
              <w:bottom w:val="single" w:sz="4" w:space="0" w:color="BFBFBF"/>
              <w:right w:val="single" w:sz="4" w:space="0" w:color="BFBFBF"/>
            </w:tcBorders>
          </w:tcPr>
          <w:p w14:paraId="66876D1D" w14:textId="77777777" w:rsidR="006C5AA8" w:rsidRDefault="00000000">
            <w:pPr>
              <w:pStyle w:val="Textintables"/>
            </w:pPr>
            <w:r>
              <w:t>Yes</w:t>
            </w:r>
          </w:p>
        </w:tc>
      </w:tr>
      <w:tr w:rsidR="006C5AA8" w14:paraId="6F2B82A9" w14:textId="77777777">
        <w:trPr>
          <w:cantSplit/>
        </w:trPr>
        <w:tc>
          <w:tcPr>
            <w:tcW w:w="4242" w:type="dxa"/>
            <w:tcBorders>
              <w:top w:val="single" w:sz="4" w:space="0" w:color="BFBFBF"/>
              <w:left w:val="single" w:sz="4" w:space="0" w:color="BFBFBF"/>
              <w:bottom w:val="single" w:sz="4" w:space="0" w:color="BFBFBF"/>
              <w:right w:val="single" w:sz="4" w:space="0" w:color="BFBFBF"/>
            </w:tcBorders>
            <w:shd w:val="clear" w:color="auto" w:fill="F2F2F2"/>
          </w:tcPr>
          <w:p w14:paraId="4DD02552" w14:textId="77777777" w:rsidR="006C5AA8" w:rsidRDefault="00000000">
            <w:pPr>
              <w:pStyle w:val="Textintables"/>
            </w:pPr>
            <w:r>
              <w:rPr>
                <w:b/>
                <w:bCs/>
                <w:color w:val="FF0000"/>
              </w:rPr>
              <w:t>P1l.</w:t>
            </w:r>
            <w:r>
              <w:rPr>
                <w:color w:val="FF0000"/>
              </w:rPr>
              <w:t xml:space="preserve"> </w:t>
            </w:r>
            <w:r>
              <w:t>Could any of the data that you collect, or process contain sensitive data</w:t>
            </w:r>
            <w:r>
              <w:rPr>
                <w:rStyle w:val="Appelnotedebasdep1"/>
              </w:rPr>
              <w:footnoteReference w:id="2"/>
            </w:r>
            <w:r>
              <w:t xml:space="preserve"> or data that you are legally obliged to protect?</w:t>
            </w:r>
          </w:p>
        </w:tc>
        <w:tc>
          <w:tcPr>
            <w:tcW w:w="5670" w:type="dxa"/>
            <w:tcBorders>
              <w:top w:val="single" w:sz="4" w:space="0" w:color="BFBFBF"/>
              <w:left w:val="single" w:sz="4" w:space="0" w:color="BFBFBF"/>
              <w:bottom w:val="single" w:sz="4" w:space="0" w:color="BFBFBF"/>
              <w:right w:val="single" w:sz="4" w:space="0" w:color="BFBFBF"/>
            </w:tcBorders>
          </w:tcPr>
          <w:p w14:paraId="0E33AAC8" w14:textId="77777777" w:rsidR="006C5AA8" w:rsidRDefault="00000000">
            <w:pPr>
              <w:pStyle w:val="Textintables"/>
            </w:pPr>
            <w:r>
              <w:t>Yes</w:t>
            </w:r>
          </w:p>
        </w:tc>
      </w:tr>
      <w:tr w:rsidR="006C5AA8" w14:paraId="55C4C9E5" w14:textId="77777777">
        <w:trPr>
          <w:cantSplit/>
        </w:trPr>
        <w:tc>
          <w:tcPr>
            <w:tcW w:w="4242" w:type="dxa"/>
            <w:tcBorders>
              <w:top w:val="single" w:sz="4" w:space="0" w:color="BFBFBF"/>
              <w:left w:val="single" w:sz="4" w:space="0" w:color="BFBFBF"/>
              <w:bottom w:val="single" w:sz="4" w:space="0" w:color="BFBFBF"/>
              <w:right w:val="single" w:sz="4" w:space="0" w:color="BFBFBF"/>
            </w:tcBorders>
            <w:shd w:val="clear" w:color="auto" w:fill="F2F2F2"/>
          </w:tcPr>
          <w:p w14:paraId="73407C96" w14:textId="77777777" w:rsidR="006C5AA8" w:rsidRDefault="00000000">
            <w:pPr>
              <w:pStyle w:val="Textintables"/>
            </w:pPr>
            <w:r>
              <w:rPr>
                <w:b/>
                <w:bCs/>
                <w:color w:val="FF0000"/>
              </w:rPr>
              <w:t>P1m.</w:t>
            </w:r>
            <w:r>
              <w:rPr>
                <w:color w:val="FF0000"/>
              </w:rPr>
              <w:t xml:space="preserve"> </w:t>
            </w:r>
            <w:r>
              <w:t>Could any of the data that you collect, or process contain confidential data or intellectual property of a third party that you are legally obliged to protect?</w:t>
            </w:r>
          </w:p>
        </w:tc>
        <w:tc>
          <w:tcPr>
            <w:tcW w:w="5670" w:type="dxa"/>
            <w:tcBorders>
              <w:top w:val="single" w:sz="4" w:space="0" w:color="BFBFBF"/>
              <w:left w:val="single" w:sz="4" w:space="0" w:color="BFBFBF"/>
              <w:bottom w:val="single" w:sz="4" w:space="0" w:color="BFBFBF"/>
              <w:right w:val="single" w:sz="4" w:space="0" w:color="BFBFBF"/>
            </w:tcBorders>
          </w:tcPr>
          <w:p w14:paraId="0BF8759D" w14:textId="77777777" w:rsidR="006C5AA8" w:rsidRDefault="00000000">
            <w:pPr>
              <w:pStyle w:val="Textintables"/>
            </w:pPr>
            <w:r>
              <w:t>No</w:t>
            </w:r>
          </w:p>
        </w:tc>
      </w:tr>
      <w:tr w:rsidR="006C5AA8" w14:paraId="3FE7805D" w14:textId="77777777">
        <w:trPr>
          <w:cantSplit/>
        </w:trPr>
        <w:tc>
          <w:tcPr>
            <w:tcW w:w="4242" w:type="dxa"/>
            <w:tcBorders>
              <w:top w:val="single" w:sz="4" w:space="0" w:color="BFBFBF"/>
              <w:left w:val="single" w:sz="4" w:space="0" w:color="BFBFBF"/>
              <w:bottom w:val="single" w:sz="4" w:space="0" w:color="BFBFBF"/>
              <w:right w:val="single" w:sz="4" w:space="0" w:color="BFBFBF"/>
            </w:tcBorders>
            <w:shd w:val="clear" w:color="auto" w:fill="F2F2F2"/>
          </w:tcPr>
          <w:p w14:paraId="7982496E" w14:textId="77777777" w:rsidR="006C5AA8" w:rsidRDefault="00000000">
            <w:pPr>
              <w:pStyle w:val="Textintables"/>
            </w:pPr>
            <w:r>
              <w:rPr>
                <w:b/>
                <w:bCs/>
                <w:color w:val="FF0000"/>
              </w:rPr>
              <w:t>P1n.</w:t>
            </w:r>
            <w:r>
              <w:rPr>
                <w:color w:val="FF0000"/>
              </w:rPr>
              <w:t xml:space="preserve"> </w:t>
            </w:r>
            <w:r>
              <w:t>Will you publish any of your data/code (Open Research Data)</w:t>
            </w:r>
            <w:r>
              <w:rPr>
                <w:rStyle w:val="Appelnotedebasdep1"/>
              </w:rPr>
              <w:footnoteReference w:id="3"/>
            </w:r>
            <w:r>
              <w:t>?</w:t>
            </w:r>
          </w:p>
        </w:tc>
        <w:tc>
          <w:tcPr>
            <w:tcW w:w="5670" w:type="dxa"/>
            <w:tcBorders>
              <w:top w:val="single" w:sz="4" w:space="0" w:color="BFBFBF"/>
              <w:left w:val="single" w:sz="4" w:space="0" w:color="BFBFBF"/>
              <w:bottom w:val="single" w:sz="4" w:space="0" w:color="BFBFBF"/>
              <w:right w:val="single" w:sz="4" w:space="0" w:color="BFBFBF"/>
            </w:tcBorders>
          </w:tcPr>
          <w:p w14:paraId="5FB8642A" w14:textId="77777777" w:rsidR="006C5AA8" w:rsidRDefault="00000000">
            <w:pPr>
              <w:pStyle w:val="Textintables"/>
            </w:pPr>
            <w:r>
              <w:t>Yes</w:t>
            </w:r>
          </w:p>
        </w:tc>
      </w:tr>
      <w:tr w:rsidR="006C5AA8" w14:paraId="7898D5E6" w14:textId="77777777">
        <w:trPr>
          <w:cantSplit/>
        </w:trPr>
        <w:tc>
          <w:tcPr>
            <w:tcW w:w="4242" w:type="dxa"/>
            <w:tcBorders>
              <w:top w:val="single" w:sz="4" w:space="0" w:color="BFBFBF"/>
              <w:left w:val="single" w:sz="4" w:space="0" w:color="BFBFBF"/>
              <w:bottom w:val="single" w:sz="4" w:space="0" w:color="BFBFBF"/>
              <w:right w:val="single" w:sz="4" w:space="0" w:color="BFBFBF"/>
            </w:tcBorders>
            <w:shd w:val="clear" w:color="auto" w:fill="F2F2F2"/>
          </w:tcPr>
          <w:p w14:paraId="2F345936" w14:textId="77777777" w:rsidR="006C5AA8" w:rsidRDefault="00000000">
            <w:pPr>
              <w:pStyle w:val="Textintables"/>
            </w:pPr>
            <w:r>
              <w:rPr>
                <w:b/>
                <w:bCs/>
                <w:color w:val="FF0000"/>
              </w:rPr>
              <w:lastRenderedPageBreak/>
              <w:t>P1o.</w:t>
            </w:r>
            <w:r>
              <w:rPr>
                <w:color w:val="FF0000"/>
              </w:rPr>
              <w:t xml:space="preserve"> </w:t>
            </w:r>
            <w:r>
              <w:t>P1o. Are ethics authorizations necessary</w:t>
            </w:r>
            <w:r>
              <w:rPr>
                <w:rStyle w:val="Appelnotedebasdep1"/>
              </w:rPr>
              <w:footnoteReference w:id="4"/>
            </w:r>
            <w:r>
              <w:t xml:space="preserve"> from the competent ethics committee (HREC, AREC)?</w:t>
            </w:r>
          </w:p>
        </w:tc>
        <w:tc>
          <w:tcPr>
            <w:tcW w:w="5670" w:type="dxa"/>
            <w:tcBorders>
              <w:top w:val="single" w:sz="4" w:space="0" w:color="BFBFBF"/>
              <w:left w:val="single" w:sz="4" w:space="0" w:color="BFBFBF"/>
              <w:bottom w:val="single" w:sz="4" w:space="0" w:color="BFBFBF"/>
              <w:right w:val="single" w:sz="4" w:space="0" w:color="BFBFBF"/>
            </w:tcBorders>
          </w:tcPr>
          <w:p w14:paraId="27D384C2" w14:textId="77777777" w:rsidR="006C5AA8" w:rsidRDefault="00000000">
            <w:pPr>
              <w:pStyle w:val="Textintables"/>
            </w:pPr>
            <w:r>
              <w:t xml:space="preserve">Yes, </w:t>
            </w:r>
            <w:proofErr w:type="gramStart"/>
            <w:r>
              <w:t>Not</w:t>
            </w:r>
            <w:proofErr w:type="gramEnd"/>
            <w:r>
              <w:t xml:space="preserve"> (yet) obtained</w:t>
            </w:r>
          </w:p>
        </w:tc>
      </w:tr>
    </w:tbl>
    <w:p w14:paraId="1A52C714" w14:textId="77777777" w:rsidR="006C5AA8" w:rsidRDefault="00000000">
      <w:pPr>
        <w:rPr>
          <w:sz w:val="2"/>
          <w:szCs w:val="2"/>
        </w:rPr>
      </w:pPr>
      <w:r>
        <w:br w:type="page"/>
      </w:r>
    </w:p>
    <w:p w14:paraId="74ABFABE" w14:textId="77777777" w:rsidR="006C5AA8" w:rsidRDefault="00000000">
      <w:pPr>
        <w:pStyle w:val="Heading1"/>
      </w:pPr>
      <w:bookmarkStart w:id="43" w:name="_Toc185095991"/>
      <w:r>
        <w:rPr>
          <w:color w:val="FF0000"/>
        </w:rPr>
        <w:lastRenderedPageBreak/>
        <w:t xml:space="preserve">Part 2. </w:t>
      </w:r>
      <w:r>
        <w:t>Data &amp; Code Collection</w:t>
      </w:r>
      <w:r>
        <w:rPr>
          <w:rStyle w:val="Appelnotedebasdep1"/>
        </w:rPr>
        <w:footnoteReference w:id="5"/>
      </w:r>
      <w:bookmarkEnd w:id="43"/>
    </w:p>
    <w:p w14:paraId="36F5816E" w14:textId="77777777" w:rsidR="006C5AA8" w:rsidRDefault="00000000">
      <w:r>
        <w:t xml:space="preserve">Specify the type of data and code that is acquired, produced, processed or coded during the project, and describe them. Add more rows if necessary. </w:t>
      </w:r>
      <w:r>
        <w:rPr>
          <w:i/>
        </w:rPr>
        <w:t>Text in italics</w:t>
      </w:r>
      <w:r>
        <w:t xml:space="preserve"> should be deleted.</w:t>
      </w:r>
    </w:p>
    <w:tbl>
      <w:tblPr>
        <w:tblW w:w="9918" w:type="dxa"/>
        <w:tblInd w:w="113" w:type="dxa"/>
        <w:tblLayout w:type="fixed"/>
        <w:tblLook w:val="0000" w:firstRow="0" w:lastRow="0" w:firstColumn="0" w:lastColumn="0" w:noHBand="0" w:noVBand="0"/>
      </w:tblPr>
      <w:tblGrid>
        <w:gridCol w:w="988"/>
        <w:gridCol w:w="1277"/>
        <w:gridCol w:w="1275"/>
        <w:gridCol w:w="1420"/>
        <w:gridCol w:w="1132"/>
        <w:gridCol w:w="1560"/>
        <w:gridCol w:w="1276"/>
        <w:gridCol w:w="990"/>
      </w:tblGrid>
      <w:tr w:rsidR="006C5AA8" w14:paraId="774A4E00" w14:textId="77777777">
        <w:trPr>
          <w:cantSplit/>
        </w:trPr>
        <w:tc>
          <w:tcPr>
            <w:tcW w:w="987" w:type="dxa"/>
            <w:tcBorders>
              <w:top w:val="single" w:sz="4" w:space="0" w:color="BFBFBF"/>
              <w:left w:val="single" w:sz="4" w:space="0" w:color="BFBFBF"/>
              <w:bottom w:val="single" w:sz="4" w:space="0" w:color="BFBFBF"/>
              <w:right w:val="single" w:sz="4" w:space="0" w:color="BFBFBF"/>
            </w:tcBorders>
            <w:shd w:val="clear" w:color="auto" w:fill="F2F2F2"/>
          </w:tcPr>
          <w:p w14:paraId="03731834" w14:textId="77777777" w:rsidR="006C5AA8" w:rsidRDefault="00000000">
            <w:pPr>
              <w:pStyle w:val="Textintables"/>
            </w:pPr>
            <w:r>
              <w:rPr>
                <w:b/>
                <w:bCs/>
                <w:color w:val="FF0000"/>
                <w:sz w:val="18"/>
                <w:szCs w:val="18"/>
              </w:rPr>
              <w:t>P2a. [M]</w:t>
            </w:r>
            <w:r>
              <w:rPr>
                <w:sz w:val="18"/>
                <w:szCs w:val="18"/>
              </w:rPr>
              <w:br/>
              <w:t>Dataset identifier #</w:t>
            </w:r>
          </w:p>
        </w:tc>
        <w:tc>
          <w:tcPr>
            <w:tcW w:w="1276" w:type="dxa"/>
            <w:tcBorders>
              <w:top w:val="single" w:sz="4" w:space="0" w:color="BFBFBF"/>
              <w:left w:val="single" w:sz="4" w:space="0" w:color="BFBFBF"/>
              <w:bottom w:val="single" w:sz="4" w:space="0" w:color="BFBFBF"/>
              <w:right w:val="single" w:sz="4" w:space="0" w:color="BFBFBF"/>
            </w:tcBorders>
            <w:shd w:val="clear" w:color="auto" w:fill="F2F2F2"/>
          </w:tcPr>
          <w:p w14:paraId="7174420D" w14:textId="77777777" w:rsidR="006C5AA8" w:rsidRDefault="00000000">
            <w:pPr>
              <w:pStyle w:val="Textintables"/>
            </w:pPr>
            <w:r>
              <w:rPr>
                <w:b/>
                <w:bCs/>
                <w:color w:val="FF0000"/>
                <w:sz w:val="18"/>
                <w:szCs w:val="18"/>
              </w:rPr>
              <w:t>P2b. [M]</w:t>
            </w:r>
            <w:r>
              <w:rPr>
                <w:sz w:val="18"/>
                <w:szCs w:val="18"/>
              </w:rPr>
              <w:br/>
              <w:t>Collection</w:t>
            </w:r>
            <w:r>
              <w:rPr>
                <w:sz w:val="18"/>
                <w:szCs w:val="18"/>
                <w:vertAlign w:val="superscript"/>
              </w:rPr>
              <w:t>5</w:t>
            </w:r>
            <w:r>
              <w:rPr>
                <w:sz w:val="18"/>
                <w:szCs w:val="18"/>
              </w:rPr>
              <w:t xml:space="preserve"> method</w:t>
            </w:r>
          </w:p>
        </w:tc>
        <w:tc>
          <w:tcPr>
            <w:tcW w:w="1275" w:type="dxa"/>
            <w:tcBorders>
              <w:top w:val="single" w:sz="4" w:space="0" w:color="BFBFBF"/>
              <w:left w:val="single" w:sz="4" w:space="0" w:color="BFBFBF"/>
              <w:bottom w:val="single" w:sz="4" w:space="0" w:color="BFBFBF"/>
              <w:right w:val="single" w:sz="4" w:space="0" w:color="BFBFBF"/>
            </w:tcBorders>
            <w:shd w:val="clear" w:color="auto" w:fill="F2F2F2"/>
          </w:tcPr>
          <w:p w14:paraId="1416F1A6" w14:textId="77777777" w:rsidR="006C5AA8" w:rsidRDefault="00000000">
            <w:pPr>
              <w:pStyle w:val="Textintables"/>
            </w:pPr>
            <w:r>
              <w:rPr>
                <w:b/>
                <w:bCs/>
                <w:color w:val="FF0000"/>
                <w:sz w:val="18"/>
                <w:szCs w:val="18"/>
              </w:rPr>
              <w:t>P2c. [M]</w:t>
            </w:r>
            <w:r>
              <w:rPr>
                <w:sz w:val="18"/>
                <w:szCs w:val="18"/>
              </w:rPr>
              <w:br/>
              <w:t>Description of dataset, type of data/code</w:t>
            </w:r>
          </w:p>
        </w:tc>
        <w:tc>
          <w:tcPr>
            <w:tcW w:w="1420" w:type="dxa"/>
            <w:tcBorders>
              <w:top w:val="single" w:sz="4" w:space="0" w:color="BFBFBF"/>
              <w:left w:val="single" w:sz="4" w:space="0" w:color="BFBFBF"/>
              <w:bottom w:val="single" w:sz="4" w:space="0" w:color="BFBFBF"/>
              <w:right w:val="single" w:sz="4" w:space="0" w:color="BFBFBF"/>
            </w:tcBorders>
            <w:shd w:val="clear" w:color="auto" w:fill="F2F2F2"/>
          </w:tcPr>
          <w:p w14:paraId="4F41299F" w14:textId="77777777" w:rsidR="006C5AA8" w:rsidRDefault="00000000">
            <w:pPr>
              <w:pStyle w:val="Textintables"/>
            </w:pPr>
            <w:r>
              <w:rPr>
                <w:b/>
                <w:bCs/>
                <w:color w:val="FF0000"/>
                <w:sz w:val="18"/>
                <w:szCs w:val="18"/>
              </w:rPr>
              <w:t>P2d. [M]</w:t>
            </w:r>
            <w:r>
              <w:rPr>
                <w:sz w:val="18"/>
                <w:szCs w:val="18"/>
              </w:rPr>
              <w:br/>
              <w:t>Origin / source / equipment</w:t>
            </w:r>
          </w:p>
        </w:tc>
        <w:tc>
          <w:tcPr>
            <w:tcW w:w="1132" w:type="dxa"/>
            <w:tcBorders>
              <w:top w:val="single" w:sz="4" w:space="0" w:color="BFBFBF"/>
              <w:left w:val="single" w:sz="4" w:space="0" w:color="BFBFBF"/>
              <w:bottom w:val="single" w:sz="4" w:space="0" w:color="BFBFBF"/>
              <w:right w:val="single" w:sz="4" w:space="0" w:color="BFBFBF"/>
            </w:tcBorders>
            <w:shd w:val="clear" w:color="auto" w:fill="F2F2F2"/>
          </w:tcPr>
          <w:p w14:paraId="11E69B12" w14:textId="77777777" w:rsidR="006C5AA8" w:rsidRDefault="00000000">
            <w:pPr>
              <w:pStyle w:val="Textintables"/>
            </w:pPr>
            <w:r>
              <w:rPr>
                <w:b/>
                <w:bCs/>
                <w:color w:val="FF0000"/>
                <w:sz w:val="18"/>
                <w:szCs w:val="18"/>
              </w:rPr>
              <w:t>P2e. [M]</w:t>
            </w:r>
            <w:r>
              <w:rPr>
                <w:sz w:val="18"/>
                <w:szCs w:val="18"/>
              </w:rPr>
              <w:br/>
              <w:t>Formats</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Pr>
          <w:p w14:paraId="56D7C101" w14:textId="77777777" w:rsidR="006C5AA8" w:rsidRDefault="00000000">
            <w:pPr>
              <w:pStyle w:val="Textintables"/>
            </w:pPr>
            <w:r>
              <w:rPr>
                <w:b/>
                <w:bCs/>
                <w:color w:val="FF0000"/>
                <w:sz w:val="18"/>
                <w:szCs w:val="18"/>
              </w:rPr>
              <w:t>P2f. [R]</w:t>
            </w:r>
            <w:r>
              <w:rPr>
                <w:sz w:val="18"/>
                <w:szCs w:val="18"/>
              </w:rPr>
              <w:br/>
              <w:t>Description of metadata</w:t>
            </w:r>
          </w:p>
        </w:tc>
        <w:tc>
          <w:tcPr>
            <w:tcW w:w="1276" w:type="dxa"/>
            <w:tcBorders>
              <w:top w:val="single" w:sz="4" w:space="0" w:color="BFBFBF"/>
              <w:left w:val="single" w:sz="4" w:space="0" w:color="BFBFBF"/>
              <w:bottom w:val="single" w:sz="4" w:space="0" w:color="BFBFBF"/>
              <w:right w:val="single" w:sz="4" w:space="0" w:color="BFBFBF"/>
            </w:tcBorders>
            <w:shd w:val="clear" w:color="auto" w:fill="F2F2F2"/>
          </w:tcPr>
          <w:p w14:paraId="2E14176F" w14:textId="77777777" w:rsidR="006C5AA8" w:rsidRDefault="00000000">
            <w:pPr>
              <w:pStyle w:val="Textintables"/>
            </w:pPr>
            <w:r>
              <w:rPr>
                <w:b/>
                <w:bCs/>
                <w:color w:val="FF0000"/>
                <w:sz w:val="18"/>
                <w:szCs w:val="18"/>
              </w:rPr>
              <w:t>P2g. [R]</w:t>
            </w:r>
            <w:r>
              <w:rPr>
                <w:sz w:val="18"/>
                <w:szCs w:val="18"/>
              </w:rPr>
              <w:br/>
            </w:r>
            <w:commentRangeStart w:id="44"/>
            <w:r>
              <w:rPr>
                <w:sz w:val="18"/>
                <w:szCs w:val="18"/>
              </w:rPr>
              <w:t>Naming convention, format</w:t>
            </w:r>
            <w:commentRangeEnd w:id="44"/>
            <w:r>
              <w:commentReference w:id="44"/>
            </w:r>
          </w:p>
        </w:tc>
        <w:tc>
          <w:tcPr>
            <w:tcW w:w="990" w:type="dxa"/>
            <w:tcBorders>
              <w:top w:val="single" w:sz="4" w:space="0" w:color="BFBFBF"/>
              <w:left w:val="single" w:sz="4" w:space="0" w:color="BFBFBF"/>
              <w:bottom w:val="single" w:sz="4" w:space="0" w:color="BFBFBF"/>
              <w:right w:val="single" w:sz="4" w:space="0" w:color="BFBFBF"/>
            </w:tcBorders>
            <w:shd w:val="clear" w:color="auto" w:fill="F2F2F2"/>
          </w:tcPr>
          <w:p w14:paraId="7FCD051E" w14:textId="77777777" w:rsidR="006C5AA8" w:rsidRDefault="00000000">
            <w:pPr>
              <w:pStyle w:val="Textintables"/>
            </w:pPr>
            <w:r>
              <w:rPr>
                <w:b/>
                <w:bCs/>
                <w:color w:val="FF0000"/>
                <w:sz w:val="18"/>
                <w:szCs w:val="18"/>
              </w:rPr>
              <w:t>P2h. [R]</w:t>
            </w:r>
            <w:r>
              <w:rPr>
                <w:sz w:val="18"/>
                <w:szCs w:val="18"/>
              </w:rPr>
              <w:br/>
              <w:t>Person in charge</w:t>
            </w:r>
          </w:p>
        </w:tc>
      </w:tr>
      <w:tr w:rsidR="006C5AA8" w14:paraId="227D0C6F" w14:textId="77777777">
        <w:trPr>
          <w:cantSplit/>
        </w:trPr>
        <w:tc>
          <w:tcPr>
            <w:tcW w:w="987" w:type="dxa"/>
            <w:tcBorders>
              <w:top w:val="single" w:sz="4" w:space="0" w:color="BFBFBF"/>
              <w:left w:val="single" w:sz="4" w:space="0" w:color="BFBFBF"/>
              <w:bottom w:val="single" w:sz="4" w:space="0" w:color="BFBFBF"/>
              <w:right w:val="single" w:sz="4" w:space="0" w:color="BFBFBF"/>
            </w:tcBorders>
          </w:tcPr>
          <w:p w14:paraId="789F4ACF" w14:textId="77777777" w:rsidR="006C5AA8" w:rsidRDefault="00000000">
            <w:pPr>
              <w:pStyle w:val="Textintables"/>
              <w:rPr>
                <w:i/>
                <w:iCs/>
                <w:sz w:val="18"/>
                <w:szCs w:val="18"/>
              </w:rPr>
            </w:pPr>
            <w:r>
              <w:rPr>
                <w:i/>
                <w:iCs/>
                <w:sz w:val="18"/>
                <w:szCs w:val="18"/>
              </w:rPr>
              <w:t>DT1</w:t>
            </w:r>
          </w:p>
        </w:tc>
        <w:tc>
          <w:tcPr>
            <w:tcW w:w="1276" w:type="dxa"/>
            <w:tcBorders>
              <w:top w:val="single" w:sz="4" w:space="0" w:color="BFBFBF"/>
              <w:left w:val="single" w:sz="4" w:space="0" w:color="BFBFBF"/>
              <w:bottom w:val="single" w:sz="4" w:space="0" w:color="BFBFBF"/>
              <w:right w:val="single" w:sz="4" w:space="0" w:color="BFBFBF"/>
            </w:tcBorders>
          </w:tcPr>
          <w:p w14:paraId="1205EE4C" w14:textId="705E5ABF" w:rsidR="006C5AA8" w:rsidRDefault="00000000">
            <w:pPr>
              <w:pStyle w:val="Textintables"/>
              <w:rPr>
                <w:i/>
                <w:iCs/>
                <w:sz w:val="18"/>
                <w:szCs w:val="18"/>
              </w:rPr>
            </w:pPr>
            <w:r>
              <w:rPr>
                <w:i/>
                <w:iCs/>
                <w:sz w:val="18"/>
                <w:szCs w:val="18"/>
              </w:rPr>
              <w:t>Collected data from field studies</w:t>
            </w:r>
            <w:ins w:id="45" w:author="Christopher Tremblay" w:date="2025-07-15T08:47:00Z" w16du:dateUtc="2025-07-15T06:47:00Z">
              <w:r w:rsidR="005A4DCB">
                <w:rPr>
                  <w:i/>
                  <w:iCs/>
                  <w:sz w:val="18"/>
                  <w:szCs w:val="18"/>
                </w:rPr>
                <w:t xml:space="preserve"> via an online survey application (Qualtrics) and</w:t>
              </w:r>
            </w:ins>
            <w:r>
              <w:rPr>
                <w:i/>
                <w:iCs/>
                <w:sz w:val="18"/>
                <w:szCs w:val="18"/>
              </w:rPr>
              <w:t xml:space="preserve"> through unions, employer organization, and social network adds (e.g. Facebook</w:t>
            </w:r>
            <w:proofErr w:type="gramStart"/>
            <w:r>
              <w:rPr>
                <w:i/>
                <w:iCs/>
                <w:sz w:val="18"/>
                <w:szCs w:val="18"/>
              </w:rPr>
              <w:t>)</w:t>
            </w:r>
            <w:ins w:id="46" w:author="Christopher Tremblay" w:date="2025-07-15T08:47:00Z" w16du:dateUtc="2025-07-15T06:47:00Z">
              <w:r w:rsidR="005A4DCB">
                <w:rPr>
                  <w:i/>
                  <w:iCs/>
                  <w:sz w:val="18"/>
                  <w:szCs w:val="18"/>
                </w:rPr>
                <w:t xml:space="preserve"> </w:t>
              </w:r>
            </w:ins>
            <w:r>
              <w:rPr>
                <w:i/>
                <w:iCs/>
                <w:sz w:val="18"/>
                <w:szCs w:val="18"/>
              </w:rPr>
              <w:t>.</w:t>
            </w:r>
            <w:proofErr w:type="gramEnd"/>
          </w:p>
        </w:tc>
        <w:tc>
          <w:tcPr>
            <w:tcW w:w="1275" w:type="dxa"/>
            <w:tcBorders>
              <w:top w:val="single" w:sz="4" w:space="0" w:color="BFBFBF"/>
              <w:left w:val="single" w:sz="4" w:space="0" w:color="BFBFBF"/>
              <w:bottom w:val="single" w:sz="4" w:space="0" w:color="BFBFBF"/>
              <w:right w:val="single" w:sz="4" w:space="0" w:color="BFBFBF"/>
            </w:tcBorders>
          </w:tcPr>
          <w:p w14:paraId="0893A045" w14:textId="77777777" w:rsidR="006C5AA8" w:rsidDel="005A4DCB" w:rsidRDefault="00000000" w:rsidP="005A4DCB">
            <w:pPr>
              <w:pStyle w:val="Textintables"/>
              <w:rPr>
                <w:del w:id="47" w:author="Christopher Tremblay" w:date="2025-07-15T08:46:00Z" w16du:dateUtc="2025-07-15T06:46:00Z"/>
                <w:i/>
                <w:iCs/>
                <w:sz w:val="18"/>
                <w:szCs w:val="18"/>
              </w:rPr>
            </w:pPr>
            <w:r>
              <w:rPr>
                <w:i/>
                <w:iCs/>
                <w:sz w:val="18"/>
                <w:szCs w:val="18"/>
              </w:rPr>
              <w:t>Raw Data is collected by an online survey instrument</w:t>
            </w:r>
          </w:p>
          <w:p w14:paraId="2278358F" w14:textId="19BABD00" w:rsidR="006C5AA8" w:rsidDel="005A4DCB" w:rsidRDefault="00000000" w:rsidP="005A4DCB">
            <w:pPr>
              <w:pStyle w:val="Textintables"/>
              <w:rPr>
                <w:del w:id="48" w:author="Christopher Tremblay" w:date="2025-07-15T08:46:00Z" w16du:dateUtc="2025-07-15T06:46:00Z"/>
                <w:i/>
                <w:iCs/>
                <w:sz w:val="18"/>
                <w:szCs w:val="18"/>
              </w:rPr>
            </w:pPr>
            <w:del w:id="49" w:author="Christopher Tremblay" w:date="2025-07-15T08:46:00Z" w16du:dateUtc="2025-07-15T06:46:00Z">
              <w:r w:rsidDel="005A4DCB">
                <w:rPr>
                  <w:i/>
                  <w:iCs/>
                  <w:sz w:val="18"/>
                  <w:szCs w:val="18"/>
                </w:rPr>
                <w:delText xml:space="preserve">            </w:delText>
              </w:r>
            </w:del>
          </w:p>
          <w:p w14:paraId="78AB7527" w14:textId="2BF17BA6" w:rsidR="006C5AA8" w:rsidRDefault="00000000" w:rsidP="005A4DCB">
            <w:pPr>
              <w:pStyle w:val="Textintables"/>
              <w:rPr>
                <w:i/>
                <w:iCs/>
                <w:sz w:val="18"/>
                <w:szCs w:val="18"/>
              </w:rPr>
            </w:pPr>
            <w:del w:id="50" w:author="Christopher Tremblay" w:date="2025-07-15T08:46:00Z" w16du:dateUtc="2025-07-15T06:46:00Z">
              <w:r w:rsidDel="005A4DCB">
                <w:rPr>
                  <w:i/>
                  <w:iCs/>
                  <w:sz w:val="18"/>
                  <w:szCs w:val="18"/>
                </w:rPr>
                <w:delText xml:space="preserve">               </w:delText>
              </w:r>
            </w:del>
            <w:r>
              <w:rPr>
                <w:i/>
                <w:iCs/>
                <w:sz w:val="18"/>
                <w:szCs w:val="18"/>
              </w:rPr>
              <w:t xml:space="preserve"> </w:t>
            </w:r>
          </w:p>
        </w:tc>
        <w:tc>
          <w:tcPr>
            <w:tcW w:w="1420" w:type="dxa"/>
            <w:tcBorders>
              <w:top w:val="single" w:sz="4" w:space="0" w:color="BFBFBF"/>
              <w:left w:val="single" w:sz="4" w:space="0" w:color="BFBFBF"/>
              <w:bottom w:val="single" w:sz="4" w:space="0" w:color="BFBFBF"/>
              <w:right w:val="single" w:sz="4" w:space="0" w:color="BFBFBF"/>
            </w:tcBorders>
          </w:tcPr>
          <w:p w14:paraId="64BA60F0" w14:textId="77777777" w:rsidR="006C5AA8" w:rsidRDefault="00000000">
            <w:pPr>
              <w:pStyle w:val="Textintables"/>
              <w:rPr>
                <w:i/>
                <w:iCs/>
                <w:sz w:val="18"/>
                <w:szCs w:val="18"/>
              </w:rPr>
            </w:pPr>
            <w:r>
              <w:rPr>
                <w:i/>
                <w:iCs/>
                <w:sz w:val="18"/>
                <w:szCs w:val="18"/>
              </w:rPr>
              <w:t>Qualtrics</w:t>
            </w:r>
          </w:p>
        </w:tc>
        <w:tc>
          <w:tcPr>
            <w:tcW w:w="1132" w:type="dxa"/>
            <w:tcBorders>
              <w:top w:val="single" w:sz="4" w:space="0" w:color="BFBFBF"/>
              <w:left w:val="single" w:sz="4" w:space="0" w:color="BFBFBF"/>
              <w:bottom w:val="single" w:sz="4" w:space="0" w:color="BFBFBF"/>
              <w:right w:val="single" w:sz="4" w:space="0" w:color="BFBFBF"/>
            </w:tcBorders>
          </w:tcPr>
          <w:p w14:paraId="5D25B61F" w14:textId="77777777" w:rsidR="006C5AA8" w:rsidRDefault="00000000">
            <w:pPr>
              <w:pStyle w:val="Textintables"/>
              <w:rPr>
                <w:i/>
                <w:iCs/>
                <w:sz w:val="18"/>
                <w:szCs w:val="18"/>
              </w:rPr>
            </w:pPr>
            <w:r>
              <w:rPr>
                <w:i/>
                <w:iCs/>
                <w:sz w:val="18"/>
                <w:szCs w:val="18"/>
              </w:rPr>
              <w:t>.csv</w:t>
            </w:r>
          </w:p>
        </w:tc>
        <w:tc>
          <w:tcPr>
            <w:tcW w:w="1560" w:type="dxa"/>
            <w:tcBorders>
              <w:top w:val="single" w:sz="4" w:space="0" w:color="BFBFBF"/>
              <w:left w:val="single" w:sz="4" w:space="0" w:color="BFBFBF"/>
              <w:bottom w:val="single" w:sz="4" w:space="0" w:color="BFBFBF"/>
              <w:right w:val="single" w:sz="4" w:space="0" w:color="BFBFBF"/>
            </w:tcBorders>
          </w:tcPr>
          <w:p w14:paraId="0AC8A26D" w14:textId="77777777" w:rsidR="006C5AA8" w:rsidRDefault="00000000">
            <w:pPr>
              <w:pStyle w:val="Textintables"/>
              <w:rPr>
                <w:i/>
                <w:iCs/>
                <w:sz w:val="18"/>
                <w:szCs w:val="18"/>
              </w:rPr>
            </w:pPr>
            <w:commentRangeStart w:id="51"/>
            <w:r>
              <w:rPr>
                <w:i/>
                <w:iCs/>
                <w:sz w:val="18"/>
                <w:szCs w:val="18"/>
              </w:rPr>
              <w:t>Csv file describing variable and their measurement strategy, and the relationship between variables</w:t>
            </w:r>
            <w:commentRangeEnd w:id="51"/>
            <w:r>
              <w:commentReference w:id="51"/>
            </w:r>
            <w:r>
              <w:rPr>
                <w:i/>
                <w:iCs/>
                <w:sz w:val="18"/>
                <w:szCs w:val="18"/>
              </w:rPr>
              <w:t>. See Appendix (survey instruments)</w:t>
            </w:r>
          </w:p>
        </w:tc>
        <w:tc>
          <w:tcPr>
            <w:tcW w:w="1276" w:type="dxa"/>
            <w:tcBorders>
              <w:top w:val="single" w:sz="4" w:space="0" w:color="BFBFBF"/>
              <w:left w:val="single" w:sz="4" w:space="0" w:color="BFBFBF"/>
              <w:bottom w:val="single" w:sz="4" w:space="0" w:color="BFBFBF"/>
              <w:right w:val="single" w:sz="4" w:space="0" w:color="BFBFBF"/>
            </w:tcBorders>
          </w:tcPr>
          <w:p w14:paraId="37417687" w14:textId="77777777" w:rsidR="006C5AA8" w:rsidRDefault="00000000">
            <w:pPr>
              <w:pStyle w:val="Textintables"/>
              <w:rPr>
                <w:i/>
                <w:iCs/>
                <w:sz w:val="18"/>
                <w:szCs w:val="18"/>
              </w:rPr>
            </w:pPr>
            <w:r>
              <w:rPr>
                <w:i/>
                <w:iCs/>
                <w:sz w:val="18"/>
                <w:szCs w:val="18"/>
              </w:rPr>
              <w:t>JUST-CLIP_DT1_YYYYMMDD.csv</w:t>
            </w:r>
          </w:p>
        </w:tc>
        <w:tc>
          <w:tcPr>
            <w:tcW w:w="990" w:type="dxa"/>
            <w:tcBorders>
              <w:top w:val="single" w:sz="4" w:space="0" w:color="BFBFBF"/>
              <w:left w:val="single" w:sz="4" w:space="0" w:color="BFBFBF"/>
              <w:bottom w:val="single" w:sz="4" w:space="0" w:color="BFBFBF"/>
              <w:right w:val="single" w:sz="4" w:space="0" w:color="BFBFBF"/>
            </w:tcBorders>
          </w:tcPr>
          <w:p w14:paraId="656CDB81" w14:textId="77777777" w:rsidR="006C5AA8" w:rsidRDefault="00000000">
            <w:pPr>
              <w:pStyle w:val="Textintables"/>
              <w:rPr>
                <w:i/>
                <w:iCs/>
                <w:sz w:val="18"/>
                <w:szCs w:val="18"/>
              </w:rPr>
            </w:pPr>
            <w:r>
              <w:rPr>
                <w:i/>
                <w:iCs/>
                <w:sz w:val="18"/>
                <w:szCs w:val="18"/>
              </w:rPr>
              <w:t>CHAZOTTES, Rens</w:t>
            </w:r>
          </w:p>
          <w:p w14:paraId="1C2DC220" w14:textId="77777777" w:rsidR="006C5AA8" w:rsidRDefault="00000000">
            <w:pPr>
              <w:pStyle w:val="Textintables"/>
              <w:rPr>
                <w:i/>
                <w:iCs/>
                <w:sz w:val="18"/>
                <w:szCs w:val="18"/>
              </w:rPr>
            </w:pPr>
            <w:r>
              <w:rPr>
                <w:i/>
                <w:iCs/>
                <w:sz w:val="18"/>
                <w:szCs w:val="18"/>
              </w:rPr>
              <w:t>HU</w:t>
            </w:r>
            <w:del w:id="52" w:author="Robin Huguenot-Noel" w:date="2025-07-15T20:58:00Z" w16du:dateUtc="2025-07-15T18:58:00Z">
              <w:r w:rsidDel="00003475">
                <w:rPr>
                  <w:i/>
                  <w:iCs/>
                  <w:sz w:val="18"/>
                  <w:szCs w:val="18"/>
                </w:rPr>
                <w:delText>E</w:delText>
              </w:r>
            </w:del>
            <w:r>
              <w:rPr>
                <w:i/>
                <w:iCs/>
                <w:sz w:val="18"/>
                <w:szCs w:val="18"/>
              </w:rPr>
              <w:t xml:space="preserve">GUENOT-NOEL, Robin   </w:t>
            </w:r>
          </w:p>
        </w:tc>
      </w:tr>
      <w:tr w:rsidR="006C5AA8" w14:paraId="17A98F8B" w14:textId="77777777">
        <w:trPr>
          <w:cantSplit/>
        </w:trPr>
        <w:tc>
          <w:tcPr>
            <w:tcW w:w="987" w:type="dxa"/>
            <w:tcBorders>
              <w:top w:val="single" w:sz="4" w:space="0" w:color="BFBFBF"/>
              <w:left w:val="single" w:sz="4" w:space="0" w:color="BFBFBF"/>
              <w:bottom w:val="single" w:sz="4" w:space="0" w:color="BFBFBF"/>
              <w:right w:val="single" w:sz="4" w:space="0" w:color="BFBFBF"/>
            </w:tcBorders>
          </w:tcPr>
          <w:p w14:paraId="3252CAC1" w14:textId="77777777" w:rsidR="006C5AA8" w:rsidRDefault="00000000">
            <w:pPr>
              <w:pStyle w:val="Textintables"/>
              <w:rPr>
                <w:i/>
                <w:iCs/>
                <w:sz w:val="18"/>
                <w:szCs w:val="18"/>
              </w:rPr>
            </w:pPr>
            <w:r>
              <w:rPr>
                <w:i/>
                <w:iCs/>
                <w:sz w:val="18"/>
                <w:szCs w:val="18"/>
              </w:rPr>
              <w:t>COD1</w:t>
            </w:r>
          </w:p>
        </w:tc>
        <w:tc>
          <w:tcPr>
            <w:tcW w:w="1276" w:type="dxa"/>
            <w:tcBorders>
              <w:top w:val="single" w:sz="4" w:space="0" w:color="BFBFBF"/>
              <w:left w:val="single" w:sz="4" w:space="0" w:color="BFBFBF"/>
              <w:bottom w:val="single" w:sz="4" w:space="0" w:color="BFBFBF"/>
              <w:right w:val="single" w:sz="4" w:space="0" w:color="BFBFBF"/>
            </w:tcBorders>
          </w:tcPr>
          <w:p w14:paraId="2D390C15" w14:textId="77777777" w:rsidR="006C5AA8" w:rsidRDefault="00000000">
            <w:pPr>
              <w:pStyle w:val="Textintables"/>
            </w:pPr>
            <w:r>
              <w:rPr>
                <w:rStyle w:val="EndnoteCharacters"/>
                <w:i/>
                <w:iCs/>
                <w:sz w:val="18"/>
                <w:szCs w:val="18"/>
              </w:rPr>
              <w:t>Coded as part of the pseudo-anonymization process</w:t>
            </w:r>
          </w:p>
        </w:tc>
        <w:tc>
          <w:tcPr>
            <w:tcW w:w="1275" w:type="dxa"/>
            <w:tcBorders>
              <w:top w:val="single" w:sz="4" w:space="0" w:color="BFBFBF"/>
              <w:left w:val="single" w:sz="4" w:space="0" w:color="BFBFBF"/>
              <w:bottom w:val="single" w:sz="4" w:space="0" w:color="BFBFBF"/>
              <w:right w:val="single" w:sz="4" w:space="0" w:color="BFBFBF"/>
            </w:tcBorders>
          </w:tcPr>
          <w:p w14:paraId="00913D6D" w14:textId="77777777" w:rsidR="006C5AA8" w:rsidRDefault="00000000">
            <w:pPr>
              <w:pStyle w:val="Textintables"/>
            </w:pPr>
            <w:r>
              <w:rPr>
                <w:rStyle w:val="EndnoteCharacters"/>
                <w:i/>
                <w:iCs/>
                <w:sz w:val="18"/>
                <w:szCs w:val="18"/>
                <w:lang w:val="fr-CH"/>
              </w:rPr>
              <w:t>R script code</w:t>
            </w:r>
          </w:p>
        </w:tc>
        <w:tc>
          <w:tcPr>
            <w:tcW w:w="1420" w:type="dxa"/>
            <w:tcBorders>
              <w:top w:val="single" w:sz="4" w:space="0" w:color="BFBFBF"/>
              <w:left w:val="single" w:sz="4" w:space="0" w:color="BFBFBF"/>
              <w:bottom w:val="single" w:sz="4" w:space="0" w:color="BFBFBF"/>
              <w:right w:val="single" w:sz="4" w:space="0" w:color="BFBFBF"/>
            </w:tcBorders>
          </w:tcPr>
          <w:p w14:paraId="5EEE3020" w14:textId="77777777" w:rsidR="006C5AA8" w:rsidRDefault="00000000">
            <w:pPr>
              <w:pStyle w:val="Textintables"/>
            </w:pPr>
            <w:r>
              <w:rPr>
                <w:rStyle w:val="EndnoteCharacters"/>
                <w:i/>
                <w:iCs/>
                <w:sz w:val="18"/>
                <w:szCs w:val="18"/>
              </w:rPr>
              <w:t>Self-coded</w:t>
            </w:r>
          </w:p>
        </w:tc>
        <w:tc>
          <w:tcPr>
            <w:tcW w:w="1132" w:type="dxa"/>
            <w:tcBorders>
              <w:top w:val="single" w:sz="4" w:space="0" w:color="BFBFBF"/>
              <w:left w:val="single" w:sz="4" w:space="0" w:color="BFBFBF"/>
              <w:bottom w:val="single" w:sz="4" w:space="0" w:color="BFBFBF"/>
              <w:right w:val="single" w:sz="4" w:space="0" w:color="BFBFBF"/>
            </w:tcBorders>
          </w:tcPr>
          <w:p w14:paraId="72B917EF" w14:textId="77777777" w:rsidR="006C5AA8" w:rsidRDefault="00000000">
            <w:pPr>
              <w:pStyle w:val="Textintables"/>
            </w:pPr>
            <w:proofErr w:type="gramStart"/>
            <w:r>
              <w:rPr>
                <w:rStyle w:val="EndnoteCharacters"/>
                <w:i/>
                <w:iCs/>
                <w:sz w:val="18"/>
                <w:szCs w:val="18"/>
              </w:rPr>
              <w:t>.R</w:t>
            </w:r>
            <w:proofErr w:type="gramEnd"/>
          </w:p>
        </w:tc>
        <w:tc>
          <w:tcPr>
            <w:tcW w:w="1560" w:type="dxa"/>
            <w:tcBorders>
              <w:top w:val="single" w:sz="4" w:space="0" w:color="BFBFBF"/>
              <w:left w:val="single" w:sz="4" w:space="0" w:color="BFBFBF"/>
              <w:bottom w:val="single" w:sz="4" w:space="0" w:color="BFBFBF"/>
              <w:right w:val="single" w:sz="4" w:space="0" w:color="BFBFBF"/>
            </w:tcBorders>
          </w:tcPr>
          <w:p w14:paraId="41D82F19" w14:textId="77777777" w:rsidR="006C5AA8" w:rsidRDefault="00000000">
            <w:pPr>
              <w:pStyle w:val="Textintables"/>
            </w:pPr>
            <w:r>
              <w:rPr>
                <w:rStyle w:val="EndnoteCharacters"/>
                <w:i/>
                <w:iCs/>
                <w:sz w:val="18"/>
                <w:szCs w:val="18"/>
              </w:rPr>
              <w:t>in-code comments</w:t>
            </w:r>
          </w:p>
        </w:tc>
        <w:tc>
          <w:tcPr>
            <w:tcW w:w="1276" w:type="dxa"/>
            <w:tcBorders>
              <w:top w:val="single" w:sz="4" w:space="0" w:color="BFBFBF"/>
              <w:left w:val="single" w:sz="4" w:space="0" w:color="BFBFBF"/>
              <w:bottom w:val="single" w:sz="4" w:space="0" w:color="BFBFBF"/>
              <w:right w:val="single" w:sz="4" w:space="0" w:color="BFBFBF"/>
            </w:tcBorders>
          </w:tcPr>
          <w:p w14:paraId="1D93B4EA" w14:textId="77777777" w:rsidR="006C5AA8" w:rsidRDefault="00000000">
            <w:pPr>
              <w:pStyle w:val="Textintables"/>
              <w:rPr>
                <w:i/>
                <w:iCs/>
                <w:sz w:val="18"/>
                <w:szCs w:val="18"/>
              </w:rPr>
            </w:pPr>
            <w:r>
              <w:rPr>
                <w:i/>
                <w:iCs/>
                <w:sz w:val="18"/>
                <w:szCs w:val="18"/>
              </w:rPr>
              <w:t>JUST-CLIP_COD1_YYYYMMDD.R</w:t>
            </w:r>
          </w:p>
        </w:tc>
        <w:tc>
          <w:tcPr>
            <w:tcW w:w="990" w:type="dxa"/>
            <w:tcBorders>
              <w:top w:val="single" w:sz="4" w:space="0" w:color="BFBFBF"/>
              <w:left w:val="single" w:sz="4" w:space="0" w:color="BFBFBF"/>
              <w:bottom w:val="single" w:sz="4" w:space="0" w:color="BFBFBF"/>
              <w:right w:val="single" w:sz="4" w:space="0" w:color="BFBFBF"/>
            </w:tcBorders>
          </w:tcPr>
          <w:p w14:paraId="46903EE3" w14:textId="77777777" w:rsidR="006C5AA8" w:rsidRDefault="00000000">
            <w:pPr>
              <w:pStyle w:val="Textintables"/>
              <w:rPr>
                <w:i/>
                <w:iCs/>
                <w:sz w:val="18"/>
                <w:szCs w:val="18"/>
              </w:rPr>
            </w:pPr>
            <w:r>
              <w:rPr>
                <w:i/>
                <w:iCs/>
                <w:sz w:val="18"/>
                <w:szCs w:val="18"/>
              </w:rPr>
              <w:t>CHAZOTTES, Rens</w:t>
            </w:r>
          </w:p>
          <w:p w14:paraId="26C9680D" w14:textId="674BB119" w:rsidR="006C5AA8" w:rsidRDefault="00003475">
            <w:pPr>
              <w:pStyle w:val="Textintables"/>
              <w:rPr>
                <w:i/>
                <w:iCs/>
                <w:sz w:val="18"/>
                <w:szCs w:val="18"/>
              </w:rPr>
            </w:pPr>
            <w:ins w:id="53" w:author="Robin Huguenot-Noel" w:date="2025-07-15T20:58:00Z" w16du:dateUtc="2025-07-15T18:58:00Z">
              <w:r>
                <w:rPr>
                  <w:i/>
                  <w:iCs/>
                  <w:sz w:val="18"/>
                  <w:szCs w:val="18"/>
                </w:rPr>
                <w:t xml:space="preserve">HUGUENOT-NOEL, Robin   </w:t>
              </w:r>
            </w:ins>
            <w:del w:id="54" w:author="Robin Huguenot-Noel" w:date="2025-07-15T20:58:00Z" w16du:dateUtc="2025-07-15T18:58:00Z">
              <w:r w:rsidR="00000000" w:rsidDel="00003475">
                <w:rPr>
                  <w:i/>
                  <w:iCs/>
                  <w:sz w:val="18"/>
                  <w:szCs w:val="18"/>
                </w:rPr>
                <w:delText xml:space="preserve">HUEGUENOT-NOEL, Robin     </w:delText>
              </w:r>
            </w:del>
          </w:p>
        </w:tc>
      </w:tr>
      <w:tr w:rsidR="006C5AA8" w14:paraId="5A8C0860" w14:textId="77777777">
        <w:trPr>
          <w:cantSplit/>
        </w:trPr>
        <w:tc>
          <w:tcPr>
            <w:tcW w:w="987" w:type="dxa"/>
            <w:tcBorders>
              <w:left w:val="single" w:sz="4" w:space="0" w:color="BFBFBF"/>
              <w:bottom w:val="single" w:sz="4" w:space="0" w:color="BFBFBF"/>
              <w:right w:val="single" w:sz="4" w:space="0" w:color="BFBFBF"/>
            </w:tcBorders>
          </w:tcPr>
          <w:p w14:paraId="5EF492A6" w14:textId="77777777" w:rsidR="006C5AA8" w:rsidRDefault="00000000">
            <w:pPr>
              <w:pStyle w:val="Textintables"/>
              <w:rPr>
                <w:i/>
                <w:iCs/>
                <w:sz w:val="18"/>
                <w:szCs w:val="18"/>
              </w:rPr>
            </w:pPr>
            <w:r>
              <w:rPr>
                <w:i/>
                <w:iCs/>
                <w:sz w:val="18"/>
                <w:szCs w:val="18"/>
              </w:rPr>
              <w:t>DT2</w:t>
            </w:r>
          </w:p>
        </w:tc>
        <w:tc>
          <w:tcPr>
            <w:tcW w:w="1276" w:type="dxa"/>
            <w:tcBorders>
              <w:left w:val="single" w:sz="4" w:space="0" w:color="BFBFBF"/>
              <w:bottom w:val="single" w:sz="4" w:space="0" w:color="BFBFBF"/>
              <w:right w:val="single" w:sz="4" w:space="0" w:color="BFBFBF"/>
            </w:tcBorders>
          </w:tcPr>
          <w:p w14:paraId="67AACB43" w14:textId="77777777" w:rsidR="006C5AA8" w:rsidRDefault="00000000">
            <w:pPr>
              <w:pStyle w:val="Textintables"/>
              <w:rPr>
                <w:i/>
                <w:iCs/>
                <w:sz w:val="18"/>
                <w:szCs w:val="18"/>
              </w:rPr>
            </w:pPr>
            <w:r>
              <w:rPr>
                <w:i/>
                <w:iCs/>
                <w:sz w:val="18"/>
                <w:szCs w:val="18"/>
              </w:rPr>
              <w:t>PRODUCED BY COD1</w:t>
            </w:r>
          </w:p>
        </w:tc>
        <w:tc>
          <w:tcPr>
            <w:tcW w:w="1275" w:type="dxa"/>
            <w:tcBorders>
              <w:left w:val="single" w:sz="4" w:space="0" w:color="BFBFBF"/>
              <w:bottom w:val="single" w:sz="4" w:space="0" w:color="BFBFBF"/>
              <w:right w:val="single" w:sz="4" w:space="0" w:color="BFBFBF"/>
            </w:tcBorders>
          </w:tcPr>
          <w:p w14:paraId="1E44A4D4" w14:textId="5ED55711" w:rsidR="006C5AA8" w:rsidRDefault="00000000">
            <w:pPr>
              <w:pStyle w:val="Textintables"/>
              <w:rPr>
                <w:i/>
                <w:iCs/>
                <w:sz w:val="18"/>
                <w:szCs w:val="18"/>
              </w:rPr>
            </w:pPr>
            <w:r>
              <w:rPr>
                <w:i/>
                <w:iCs/>
                <w:sz w:val="18"/>
                <w:szCs w:val="18"/>
              </w:rPr>
              <w:t>Data is produced by COD 1 and contain personalized data and a unique identifier</w:t>
            </w:r>
            <w:del w:id="55" w:author="Christopher Tremblay" w:date="2025-07-15T08:48:00Z" w16du:dateUtc="2025-07-15T06:48:00Z">
              <w:r w:rsidDel="005A4DCB">
                <w:rPr>
                  <w:i/>
                  <w:iCs/>
                  <w:sz w:val="18"/>
                  <w:szCs w:val="18"/>
                </w:rPr>
                <w:delText xml:space="preserve">   </w:delText>
              </w:r>
            </w:del>
            <w:r>
              <w:rPr>
                <w:i/>
                <w:iCs/>
                <w:sz w:val="18"/>
                <w:szCs w:val="18"/>
              </w:rPr>
              <w:t xml:space="preserve"> </w:t>
            </w:r>
          </w:p>
        </w:tc>
        <w:tc>
          <w:tcPr>
            <w:tcW w:w="1420" w:type="dxa"/>
            <w:tcBorders>
              <w:left w:val="single" w:sz="4" w:space="0" w:color="BFBFBF"/>
              <w:bottom w:val="single" w:sz="4" w:space="0" w:color="BFBFBF"/>
              <w:right w:val="single" w:sz="4" w:space="0" w:color="BFBFBF"/>
            </w:tcBorders>
          </w:tcPr>
          <w:p w14:paraId="4A742A8A" w14:textId="77777777" w:rsidR="006C5AA8" w:rsidRDefault="00000000">
            <w:pPr>
              <w:pStyle w:val="Textintables"/>
              <w:rPr>
                <w:i/>
                <w:iCs/>
                <w:sz w:val="18"/>
                <w:szCs w:val="18"/>
              </w:rPr>
            </w:pPr>
            <w:r>
              <w:rPr>
                <w:i/>
                <w:iCs/>
                <w:sz w:val="18"/>
                <w:szCs w:val="18"/>
              </w:rPr>
              <w:t>Self-produced</w:t>
            </w:r>
          </w:p>
        </w:tc>
        <w:tc>
          <w:tcPr>
            <w:tcW w:w="1132" w:type="dxa"/>
            <w:tcBorders>
              <w:left w:val="single" w:sz="4" w:space="0" w:color="BFBFBF"/>
              <w:bottom w:val="single" w:sz="4" w:space="0" w:color="BFBFBF"/>
              <w:right w:val="single" w:sz="4" w:space="0" w:color="BFBFBF"/>
            </w:tcBorders>
          </w:tcPr>
          <w:p w14:paraId="6590BB95" w14:textId="77777777" w:rsidR="006C5AA8" w:rsidRDefault="00000000">
            <w:pPr>
              <w:pStyle w:val="Textintables"/>
              <w:rPr>
                <w:i/>
                <w:iCs/>
                <w:sz w:val="18"/>
                <w:szCs w:val="18"/>
              </w:rPr>
            </w:pPr>
            <w:r>
              <w:rPr>
                <w:i/>
                <w:iCs/>
                <w:sz w:val="18"/>
                <w:szCs w:val="18"/>
              </w:rPr>
              <w:t>.csv</w:t>
            </w:r>
          </w:p>
        </w:tc>
        <w:tc>
          <w:tcPr>
            <w:tcW w:w="1560" w:type="dxa"/>
            <w:tcBorders>
              <w:left w:val="single" w:sz="4" w:space="0" w:color="BFBFBF"/>
              <w:bottom w:val="single" w:sz="4" w:space="0" w:color="BFBFBF"/>
              <w:right w:val="single" w:sz="4" w:space="0" w:color="BFBFBF"/>
            </w:tcBorders>
          </w:tcPr>
          <w:p w14:paraId="7C793FF5" w14:textId="7BB8C946" w:rsidR="006C5AA8" w:rsidRDefault="00000000">
            <w:pPr>
              <w:pStyle w:val="Textintables"/>
              <w:rPr>
                <w:i/>
                <w:iCs/>
                <w:sz w:val="18"/>
                <w:szCs w:val="18"/>
              </w:rPr>
            </w:pPr>
            <w:commentRangeStart w:id="56"/>
            <w:del w:id="57" w:author="Christopher Tremblay" w:date="2025-07-15T09:08:00Z" w16du:dateUtc="2025-07-15T07:08:00Z">
              <w:r w:rsidDel="00A74005">
                <w:rPr>
                  <w:i/>
                  <w:iCs/>
                  <w:sz w:val="18"/>
                  <w:szCs w:val="18"/>
                </w:rPr>
                <w:delText>-</w:delText>
              </w:r>
            </w:del>
            <w:ins w:id="58" w:author="Christopher Tremblay" w:date="2025-07-15T09:08:00Z" w16du:dateUtc="2025-07-15T07:08:00Z">
              <w:r w:rsidR="00A74005">
                <w:rPr>
                  <w:i/>
                  <w:iCs/>
                  <w:sz w:val="18"/>
                  <w:szCs w:val="18"/>
                </w:rPr>
                <w:t>More to put here</w:t>
              </w:r>
            </w:ins>
            <w:commentRangeEnd w:id="56"/>
            <w:ins w:id="59" w:author="Christopher Tremblay" w:date="2025-07-15T09:09:00Z" w16du:dateUtc="2025-07-15T07:09:00Z">
              <w:r w:rsidR="00A74005">
                <w:rPr>
                  <w:rStyle w:val="CommentReference"/>
                  <w:rFonts w:eastAsia="Arial"/>
                </w:rPr>
                <w:commentReference w:id="56"/>
              </w:r>
            </w:ins>
          </w:p>
        </w:tc>
        <w:tc>
          <w:tcPr>
            <w:tcW w:w="1276" w:type="dxa"/>
            <w:tcBorders>
              <w:left w:val="single" w:sz="4" w:space="0" w:color="BFBFBF"/>
              <w:bottom w:val="single" w:sz="4" w:space="0" w:color="BFBFBF"/>
              <w:right w:val="single" w:sz="4" w:space="0" w:color="BFBFBF"/>
            </w:tcBorders>
          </w:tcPr>
          <w:p w14:paraId="52978B5F" w14:textId="77777777" w:rsidR="006C5AA8" w:rsidRDefault="00000000">
            <w:pPr>
              <w:pStyle w:val="Textintables"/>
              <w:rPr>
                <w:i/>
                <w:iCs/>
                <w:sz w:val="18"/>
                <w:szCs w:val="18"/>
              </w:rPr>
            </w:pPr>
            <w:r>
              <w:rPr>
                <w:i/>
                <w:iCs/>
                <w:sz w:val="18"/>
                <w:szCs w:val="18"/>
              </w:rPr>
              <w:t>JUST-CLIP_DT2_YYYYMMDD.csv</w:t>
            </w:r>
          </w:p>
        </w:tc>
        <w:tc>
          <w:tcPr>
            <w:tcW w:w="990" w:type="dxa"/>
            <w:tcBorders>
              <w:left w:val="single" w:sz="4" w:space="0" w:color="BFBFBF"/>
              <w:bottom w:val="single" w:sz="4" w:space="0" w:color="BFBFBF"/>
              <w:right w:val="single" w:sz="4" w:space="0" w:color="BFBFBF"/>
            </w:tcBorders>
          </w:tcPr>
          <w:p w14:paraId="1ACA8E9C" w14:textId="77777777" w:rsidR="006C5AA8" w:rsidRDefault="00000000">
            <w:pPr>
              <w:pStyle w:val="Textintables"/>
              <w:rPr>
                <w:i/>
                <w:iCs/>
                <w:sz w:val="18"/>
                <w:szCs w:val="18"/>
              </w:rPr>
            </w:pPr>
            <w:r>
              <w:rPr>
                <w:i/>
                <w:iCs/>
                <w:sz w:val="18"/>
                <w:szCs w:val="18"/>
              </w:rPr>
              <w:t>CHAZOTTES, Rens</w:t>
            </w:r>
          </w:p>
          <w:p w14:paraId="67CDBB01" w14:textId="4C182E11" w:rsidR="006C5AA8" w:rsidRDefault="00003475">
            <w:pPr>
              <w:pStyle w:val="Textintables"/>
              <w:rPr>
                <w:i/>
                <w:iCs/>
                <w:sz w:val="18"/>
                <w:szCs w:val="18"/>
              </w:rPr>
            </w:pPr>
            <w:ins w:id="60" w:author="Robin Huguenot-Noel" w:date="2025-07-15T20:58:00Z" w16du:dateUtc="2025-07-15T18:58:00Z">
              <w:r>
                <w:rPr>
                  <w:i/>
                  <w:iCs/>
                  <w:sz w:val="18"/>
                  <w:szCs w:val="18"/>
                </w:rPr>
                <w:t xml:space="preserve">HUGUENOT-NOEL, Robin   </w:t>
              </w:r>
            </w:ins>
            <w:del w:id="61" w:author="Robin Huguenot-Noel" w:date="2025-07-15T20:58:00Z" w16du:dateUtc="2025-07-15T18:58:00Z">
              <w:r w:rsidR="00000000" w:rsidDel="00003475">
                <w:rPr>
                  <w:i/>
                  <w:iCs/>
                  <w:sz w:val="18"/>
                  <w:szCs w:val="18"/>
                </w:rPr>
                <w:delText xml:space="preserve">HUEGUENOT-NOEL, Robin   </w:delText>
              </w:r>
            </w:del>
          </w:p>
        </w:tc>
      </w:tr>
      <w:tr w:rsidR="006C5AA8" w14:paraId="7A5B953A" w14:textId="77777777">
        <w:trPr>
          <w:cantSplit/>
        </w:trPr>
        <w:tc>
          <w:tcPr>
            <w:tcW w:w="987" w:type="dxa"/>
            <w:tcBorders>
              <w:left w:val="single" w:sz="4" w:space="0" w:color="BFBFBF"/>
              <w:bottom w:val="single" w:sz="4" w:space="0" w:color="BFBFBF"/>
              <w:right w:val="single" w:sz="4" w:space="0" w:color="BFBFBF"/>
            </w:tcBorders>
          </w:tcPr>
          <w:p w14:paraId="492A441C" w14:textId="77777777" w:rsidR="006C5AA8" w:rsidRDefault="00000000">
            <w:pPr>
              <w:pStyle w:val="Textintables"/>
              <w:rPr>
                <w:i/>
                <w:iCs/>
                <w:sz w:val="18"/>
                <w:szCs w:val="18"/>
              </w:rPr>
            </w:pPr>
            <w:r>
              <w:rPr>
                <w:i/>
                <w:iCs/>
                <w:sz w:val="18"/>
                <w:szCs w:val="18"/>
              </w:rPr>
              <w:t>COD2</w:t>
            </w:r>
          </w:p>
        </w:tc>
        <w:tc>
          <w:tcPr>
            <w:tcW w:w="1276" w:type="dxa"/>
            <w:tcBorders>
              <w:left w:val="single" w:sz="4" w:space="0" w:color="BFBFBF"/>
              <w:bottom w:val="single" w:sz="4" w:space="0" w:color="BFBFBF"/>
              <w:right w:val="single" w:sz="4" w:space="0" w:color="BFBFBF"/>
            </w:tcBorders>
          </w:tcPr>
          <w:p w14:paraId="7583BBF6" w14:textId="77777777" w:rsidR="006C5AA8" w:rsidRDefault="00000000">
            <w:pPr>
              <w:pStyle w:val="Textintables"/>
            </w:pPr>
            <w:r>
              <w:rPr>
                <w:rStyle w:val="EndnoteCharacters"/>
                <w:i/>
                <w:iCs/>
                <w:sz w:val="18"/>
                <w:szCs w:val="18"/>
              </w:rPr>
              <w:t>Coded as part of the cleaning process</w:t>
            </w:r>
          </w:p>
        </w:tc>
        <w:tc>
          <w:tcPr>
            <w:tcW w:w="1275" w:type="dxa"/>
            <w:tcBorders>
              <w:left w:val="single" w:sz="4" w:space="0" w:color="BFBFBF"/>
              <w:bottom w:val="single" w:sz="4" w:space="0" w:color="BFBFBF"/>
              <w:right w:val="single" w:sz="4" w:space="0" w:color="BFBFBF"/>
            </w:tcBorders>
          </w:tcPr>
          <w:p w14:paraId="59CECBBE" w14:textId="77777777" w:rsidR="006C5AA8" w:rsidRDefault="00000000">
            <w:pPr>
              <w:pStyle w:val="Textintables"/>
            </w:pPr>
            <w:r>
              <w:rPr>
                <w:rStyle w:val="EndnoteCharacters"/>
                <w:i/>
                <w:iCs/>
                <w:sz w:val="18"/>
                <w:szCs w:val="18"/>
                <w:lang w:val="fr-CH"/>
              </w:rPr>
              <w:t>R script code</w:t>
            </w:r>
          </w:p>
        </w:tc>
        <w:tc>
          <w:tcPr>
            <w:tcW w:w="1420" w:type="dxa"/>
            <w:tcBorders>
              <w:left w:val="single" w:sz="4" w:space="0" w:color="BFBFBF"/>
              <w:bottom w:val="single" w:sz="4" w:space="0" w:color="BFBFBF"/>
              <w:right w:val="single" w:sz="4" w:space="0" w:color="BFBFBF"/>
            </w:tcBorders>
          </w:tcPr>
          <w:p w14:paraId="6D6B3022" w14:textId="77777777" w:rsidR="006C5AA8" w:rsidRDefault="00000000">
            <w:pPr>
              <w:pStyle w:val="Textintables"/>
            </w:pPr>
            <w:r>
              <w:rPr>
                <w:rStyle w:val="EndnoteCharacters"/>
                <w:i/>
                <w:iCs/>
                <w:sz w:val="18"/>
                <w:szCs w:val="18"/>
              </w:rPr>
              <w:t>Self-coded</w:t>
            </w:r>
          </w:p>
        </w:tc>
        <w:tc>
          <w:tcPr>
            <w:tcW w:w="1132" w:type="dxa"/>
            <w:tcBorders>
              <w:left w:val="single" w:sz="4" w:space="0" w:color="BFBFBF"/>
              <w:bottom w:val="single" w:sz="4" w:space="0" w:color="BFBFBF"/>
              <w:right w:val="single" w:sz="4" w:space="0" w:color="BFBFBF"/>
            </w:tcBorders>
          </w:tcPr>
          <w:p w14:paraId="442268B6" w14:textId="77777777" w:rsidR="006C5AA8" w:rsidRDefault="00000000">
            <w:pPr>
              <w:pStyle w:val="Textintables"/>
            </w:pPr>
            <w:proofErr w:type="gramStart"/>
            <w:r>
              <w:rPr>
                <w:rStyle w:val="EndnoteCharacters"/>
                <w:i/>
                <w:iCs/>
                <w:sz w:val="18"/>
                <w:szCs w:val="18"/>
              </w:rPr>
              <w:t>.R</w:t>
            </w:r>
            <w:proofErr w:type="gramEnd"/>
          </w:p>
        </w:tc>
        <w:tc>
          <w:tcPr>
            <w:tcW w:w="1560" w:type="dxa"/>
            <w:tcBorders>
              <w:left w:val="single" w:sz="4" w:space="0" w:color="BFBFBF"/>
              <w:bottom w:val="single" w:sz="4" w:space="0" w:color="BFBFBF"/>
              <w:right w:val="single" w:sz="4" w:space="0" w:color="BFBFBF"/>
            </w:tcBorders>
          </w:tcPr>
          <w:p w14:paraId="7717D838" w14:textId="77777777" w:rsidR="006C5AA8" w:rsidRDefault="00000000">
            <w:pPr>
              <w:pStyle w:val="Textintables"/>
            </w:pPr>
            <w:r>
              <w:rPr>
                <w:rStyle w:val="EndnoteCharacters"/>
                <w:i/>
                <w:iCs/>
                <w:sz w:val="18"/>
                <w:szCs w:val="18"/>
              </w:rPr>
              <w:t>in-code comments</w:t>
            </w:r>
          </w:p>
        </w:tc>
        <w:tc>
          <w:tcPr>
            <w:tcW w:w="1276" w:type="dxa"/>
            <w:tcBorders>
              <w:left w:val="single" w:sz="4" w:space="0" w:color="BFBFBF"/>
              <w:bottom w:val="single" w:sz="4" w:space="0" w:color="BFBFBF"/>
              <w:right w:val="single" w:sz="4" w:space="0" w:color="BFBFBF"/>
            </w:tcBorders>
          </w:tcPr>
          <w:p w14:paraId="68CECED5" w14:textId="77777777" w:rsidR="006C5AA8" w:rsidRDefault="00000000">
            <w:pPr>
              <w:pStyle w:val="Textintables"/>
              <w:rPr>
                <w:i/>
                <w:iCs/>
                <w:sz w:val="18"/>
                <w:szCs w:val="18"/>
              </w:rPr>
            </w:pPr>
            <w:r>
              <w:rPr>
                <w:i/>
                <w:iCs/>
                <w:sz w:val="18"/>
                <w:szCs w:val="18"/>
              </w:rPr>
              <w:t>JUST-CLIP_COD2_YYYYMMDD.csv</w:t>
            </w:r>
          </w:p>
        </w:tc>
        <w:tc>
          <w:tcPr>
            <w:tcW w:w="990" w:type="dxa"/>
            <w:tcBorders>
              <w:left w:val="single" w:sz="4" w:space="0" w:color="BFBFBF"/>
              <w:bottom w:val="single" w:sz="4" w:space="0" w:color="BFBFBF"/>
              <w:right w:val="single" w:sz="4" w:space="0" w:color="BFBFBF"/>
            </w:tcBorders>
          </w:tcPr>
          <w:p w14:paraId="60E1B032" w14:textId="77777777" w:rsidR="006C5AA8" w:rsidDel="00003475" w:rsidRDefault="00000000">
            <w:pPr>
              <w:pStyle w:val="Textintables"/>
              <w:rPr>
                <w:del w:id="62" w:author="Christopher Tremblay" w:date="2025-07-15T08:48:00Z" w16du:dateUtc="2025-07-15T06:48:00Z"/>
                <w:i/>
                <w:iCs/>
                <w:sz w:val="18"/>
                <w:szCs w:val="18"/>
              </w:rPr>
            </w:pPr>
            <w:r>
              <w:rPr>
                <w:i/>
                <w:iCs/>
                <w:sz w:val="18"/>
                <w:szCs w:val="18"/>
              </w:rPr>
              <w:t xml:space="preserve">CHAZOTTES, </w:t>
            </w:r>
            <w:proofErr w:type="spellStart"/>
            <w:r>
              <w:rPr>
                <w:i/>
                <w:iCs/>
                <w:sz w:val="18"/>
                <w:szCs w:val="18"/>
              </w:rPr>
              <w:t>Rens</w:t>
            </w:r>
            <w:proofErr w:type="spellEnd"/>
          </w:p>
          <w:p w14:paraId="50506F3E" w14:textId="77777777" w:rsidR="00003475" w:rsidRDefault="00003475">
            <w:pPr>
              <w:pStyle w:val="Textintables"/>
              <w:rPr>
                <w:ins w:id="63" w:author="Robin Huguenot-Noel" w:date="2025-07-15T20:58:00Z" w16du:dateUtc="2025-07-15T18:58:00Z"/>
                <w:i/>
                <w:iCs/>
                <w:sz w:val="18"/>
                <w:szCs w:val="18"/>
              </w:rPr>
            </w:pPr>
          </w:p>
          <w:p w14:paraId="4D3160CE" w14:textId="4E1CD9F5" w:rsidR="006C5AA8" w:rsidRDefault="00003475">
            <w:pPr>
              <w:pStyle w:val="Textintables"/>
              <w:rPr>
                <w:i/>
                <w:iCs/>
                <w:sz w:val="18"/>
                <w:szCs w:val="18"/>
              </w:rPr>
            </w:pPr>
            <w:commentRangeStart w:id="64"/>
            <w:ins w:id="65" w:author="Robin Huguenot-Noel" w:date="2025-07-15T20:58:00Z" w16du:dateUtc="2025-07-15T18:58:00Z">
              <w:r>
                <w:rPr>
                  <w:i/>
                  <w:iCs/>
                  <w:sz w:val="18"/>
                  <w:szCs w:val="18"/>
                </w:rPr>
                <w:t xml:space="preserve">HUGUENOT-NOEL, Robin   </w:t>
              </w:r>
              <w:commentRangeEnd w:id="64"/>
              <w:r>
                <w:rPr>
                  <w:rStyle w:val="CommentReference"/>
                  <w:rFonts w:eastAsia="Arial"/>
                </w:rPr>
                <w:commentReference w:id="64"/>
              </w:r>
            </w:ins>
            <w:del w:id="66" w:author="Christopher Tremblay" w:date="2025-07-15T08:48:00Z" w16du:dateUtc="2025-07-15T06:48:00Z">
              <w:r w:rsidR="00000000" w:rsidDel="005A4DCB">
                <w:rPr>
                  <w:i/>
                  <w:iCs/>
                  <w:sz w:val="18"/>
                  <w:szCs w:val="18"/>
                </w:rPr>
                <w:delText xml:space="preserve">   </w:delText>
              </w:r>
            </w:del>
          </w:p>
        </w:tc>
      </w:tr>
      <w:tr w:rsidR="006C5AA8" w14:paraId="3140AC56" w14:textId="77777777">
        <w:trPr>
          <w:cantSplit/>
        </w:trPr>
        <w:tc>
          <w:tcPr>
            <w:tcW w:w="987" w:type="dxa"/>
            <w:tcBorders>
              <w:left w:val="single" w:sz="4" w:space="0" w:color="BFBFBF"/>
              <w:bottom w:val="single" w:sz="4" w:space="0" w:color="BFBFBF"/>
              <w:right w:val="single" w:sz="4" w:space="0" w:color="BFBFBF"/>
            </w:tcBorders>
          </w:tcPr>
          <w:p w14:paraId="2678BC78" w14:textId="77777777" w:rsidR="006C5AA8" w:rsidRDefault="00000000">
            <w:pPr>
              <w:pStyle w:val="Textintables"/>
              <w:rPr>
                <w:i/>
                <w:iCs/>
                <w:sz w:val="18"/>
                <w:szCs w:val="18"/>
              </w:rPr>
            </w:pPr>
            <w:r>
              <w:rPr>
                <w:i/>
                <w:iCs/>
                <w:sz w:val="18"/>
                <w:szCs w:val="18"/>
              </w:rPr>
              <w:t>DT3</w:t>
            </w:r>
          </w:p>
        </w:tc>
        <w:tc>
          <w:tcPr>
            <w:tcW w:w="1276" w:type="dxa"/>
            <w:tcBorders>
              <w:left w:val="single" w:sz="4" w:space="0" w:color="BFBFBF"/>
              <w:bottom w:val="single" w:sz="4" w:space="0" w:color="BFBFBF"/>
              <w:right w:val="single" w:sz="4" w:space="0" w:color="BFBFBF"/>
            </w:tcBorders>
          </w:tcPr>
          <w:p w14:paraId="00E31EBD" w14:textId="77777777" w:rsidR="006C5AA8" w:rsidRDefault="00000000">
            <w:pPr>
              <w:pStyle w:val="Textintables"/>
              <w:rPr>
                <w:i/>
                <w:iCs/>
                <w:sz w:val="18"/>
                <w:szCs w:val="18"/>
              </w:rPr>
            </w:pPr>
            <w:r>
              <w:rPr>
                <w:i/>
                <w:iCs/>
                <w:sz w:val="18"/>
                <w:szCs w:val="18"/>
              </w:rPr>
              <w:t>PRODUCED BY COD2</w:t>
            </w:r>
          </w:p>
        </w:tc>
        <w:tc>
          <w:tcPr>
            <w:tcW w:w="1275" w:type="dxa"/>
            <w:tcBorders>
              <w:left w:val="single" w:sz="4" w:space="0" w:color="BFBFBF"/>
              <w:bottom w:val="single" w:sz="4" w:space="0" w:color="BFBFBF"/>
              <w:right w:val="single" w:sz="4" w:space="0" w:color="BFBFBF"/>
            </w:tcBorders>
          </w:tcPr>
          <w:p w14:paraId="241EF5A7" w14:textId="77777777" w:rsidR="006C5AA8" w:rsidRDefault="00000000">
            <w:pPr>
              <w:pStyle w:val="Textintables"/>
              <w:rPr>
                <w:i/>
                <w:iCs/>
                <w:sz w:val="18"/>
                <w:szCs w:val="18"/>
              </w:rPr>
            </w:pPr>
            <w:r>
              <w:rPr>
                <w:i/>
                <w:iCs/>
                <w:sz w:val="18"/>
                <w:szCs w:val="18"/>
              </w:rPr>
              <w:t>Cleaned and pseudo-anonymized data is produced by COD2 and a unique identifier</w:t>
            </w:r>
          </w:p>
        </w:tc>
        <w:tc>
          <w:tcPr>
            <w:tcW w:w="1420" w:type="dxa"/>
            <w:tcBorders>
              <w:left w:val="single" w:sz="4" w:space="0" w:color="BFBFBF"/>
              <w:bottom w:val="single" w:sz="4" w:space="0" w:color="BFBFBF"/>
              <w:right w:val="single" w:sz="4" w:space="0" w:color="BFBFBF"/>
            </w:tcBorders>
          </w:tcPr>
          <w:p w14:paraId="52C2DBF6" w14:textId="77777777" w:rsidR="006C5AA8" w:rsidRDefault="00000000">
            <w:pPr>
              <w:pStyle w:val="Textintables"/>
              <w:rPr>
                <w:i/>
                <w:iCs/>
                <w:sz w:val="18"/>
                <w:szCs w:val="18"/>
              </w:rPr>
            </w:pPr>
            <w:r>
              <w:rPr>
                <w:i/>
                <w:iCs/>
                <w:sz w:val="18"/>
                <w:szCs w:val="18"/>
              </w:rPr>
              <w:t>Self-produced</w:t>
            </w:r>
          </w:p>
        </w:tc>
        <w:tc>
          <w:tcPr>
            <w:tcW w:w="1132" w:type="dxa"/>
            <w:tcBorders>
              <w:left w:val="single" w:sz="4" w:space="0" w:color="BFBFBF"/>
              <w:bottom w:val="single" w:sz="4" w:space="0" w:color="BFBFBF"/>
              <w:right w:val="single" w:sz="4" w:space="0" w:color="BFBFBF"/>
            </w:tcBorders>
          </w:tcPr>
          <w:p w14:paraId="187D5EF9" w14:textId="77777777" w:rsidR="006C5AA8" w:rsidRDefault="00000000">
            <w:pPr>
              <w:pStyle w:val="Textintables"/>
              <w:rPr>
                <w:i/>
                <w:iCs/>
                <w:sz w:val="18"/>
                <w:szCs w:val="18"/>
              </w:rPr>
            </w:pPr>
            <w:r>
              <w:rPr>
                <w:i/>
                <w:iCs/>
                <w:sz w:val="18"/>
                <w:szCs w:val="18"/>
              </w:rPr>
              <w:t>.csv</w:t>
            </w:r>
          </w:p>
        </w:tc>
        <w:tc>
          <w:tcPr>
            <w:tcW w:w="1560" w:type="dxa"/>
            <w:tcBorders>
              <w:left w:val="single" w:sz="4" w:space="0" w:color="BFBFBF"/>
              <w:bottom w:val="single" w:sz="4" w:space="0" w:color="BFBFBF"/>
              <w:right w:val="single" w:sz="4" w:space="0" w:color="BFBFBF"/>
            </w:tcBorders>
          </w:tcPr>
          <w:p w14:paraId="1CB13639" w14:textId="77777777" w:rsidR="006C5AA8" w:rsidRDefault="00000000">
            <w:pPr>
              <w:pStyle w:val="Textintables"/>
              <w:rPr>
                <w:i/>
                <w:iCs/>
                <w:sz w:val="18"/>
                <w:szCs w:val="18"/>
              </w:rPr>
            </w:pPr>
            <w:r>
              <w:rPr>
                <w:i/>
                <w:iCs/>
                <w:sz w:val="18"/>
                <w:szCs w:val="18"/>
              </w:rPr>
              <w:t>Csv file describing variable and their measurement strategy, and the relationship between variables</w:t>
            </w:r>
          </w:p>
        </w:tc>
        <w:tc>
          <w:tcPr>
            <w:tcW w:w="1276" w:type="dxa"/>
            <w:tcBorders>
              <w:left w:val="single" w:sz="4" w:space="0" w:color="BFBFBF"/>
              <w:bottom w:val="single" w:sz="4" w:space="0" w:color="BFBFBF"/>
              <w:right w:val="single" w:sz="4" w:space="0" w:color="BFBFBF"/>
            </w:tcBorders>
          </w:tcPr>
          <w:p w14:paraId="5579F249" w14:textId="77777777" w:rsidR="006C5AA8" w:rsidRDefault="00000000">
            <w:pPr>
              <w:pStyle w:val="Textintables"/>
              <w:rPr>
                <w:i/>
                <w:iCs/>
                <w:sz w:val="18"/>
                <w:szCs w:val="18"/>
              </w:rPr>
            </w:pPr>
            <w:r>
              <w:rPr>
                <w:i/>
                <w:iCs/>
                <w:sz w:val="18"/>
                <w:szCs w:val="18"/>
              </w:rPr>
              <w:t>JUST-CLIP_DT3_YYYYMMDD.csv</w:t>
            </w:r>
          </w:p>
        </w:tc>
        <w:tc>
          <w:tcPr>
            <w:tcW w:w="990" w:type="dxa"/>
            <w:tcBorders>
              <w:left w:val="single" w:sz="4" w:space="0" w:color="BFBFBF"/>
              <w:bottom w:val="single" w:sz="4" w:space="0" w:color="BFBFBF"/>
              <w:right w:val="single" w:sz="4" w:space="0" w:color="BFBFBF"/>
            </w:tcBorders>
          </w:tcPr>
          <w:p w14:paraId="4250C298" w14:textId="77777777" w:rsidR="006C5AA8" w:rsidRDefault="00000000">
            <w:pPr>
              <w:pStyle w:val="Textintables"/>
              <w:rPr>
                <w:i/>
                <w:iCs/>
                <w:sz w:val="18"/>
                <w:szCs w:val="18"/>
              </w:rPr>
            </w:pPr>
            <w:r>
              <w:rPr>
                <w:i/>
                <w:iCs/>
                <w:sz w:val="18"/>
                <w:szCs w:val="18"/>
              </w:rPr>
              <w:t>CHAZOTTES, Rens</w:t>
            </w:r>
          </w:p>
          <w:p w14:paraId="2F462686" w14:textId="758643D8" w:rsidR="006C5AA8" w:rsidRDefault="00003475">
            <w:pPr>
              <w:pStyle w:val="Textintables"/>
              <w:rPr>
                <w:i/>
                <w:iCs/>
                <w:sz w:val="18"/>
                <w:szCs w:val="18"/>
              </w:rPr>
            </w:pPr>
            <w:ins w:id="67" w:author="Robin Huguenot-Noel" w:date="2025-07-15T20:58:00Z" w16du:dateUtc="2025-07-15T18:58:00Z">
              <w:r>
                <w:rPr>
                  <w:i/>
                  <w:iCs/>
                  <w:sz w:val="18"/>
                  <w:szCs w:val="18"/>
                </w:rPr>
                <w:t xml:space="preserve">HUGUENOT-NOEL, Robin   </w:t>
              </w:r>
            </w:ins>
            <w:del w:id="68" w:author="Robin Huguenot-Noel" w:date="2025-07-15T20:58:00Z" w16du:dateUtc="2025-07-15T18:58:00Z">
              <w:r w:rsidR="00000000" w:rsidDel="00003475">
                <w:rPr>
                  <w:i/>
                  <w:iCs/>
                  <w:sz w:val="18"/>
                  <w:szCs w:val="18"/>
                </w:rPr>
                <w:delText xml:space="preserve">HUEGUENOT-NOEL, Robin               </w:delText>
              </w:r>
            </w:del>
          </w:p>
        </w:tc>
      </w:tr>
      <w:tr w:rsidR="006C5AA8" w14:paraId="1CBF094E" w14:textId="77777777">
        <w:trPr>
          <w:cantSplit/>
        </w:trPr>
        <w:tc>
          <w:tcPr>
            <w:tcW w:w="987" w:type="dxa"/>
            <w:tcBorders>
              <w:left w:val="single" w:sz="4" w:space="0" w:color="BFBFBF"/>
              <w:bottom w:val="single" w:sz="4" w:space="0" w:color="BFBFBF"/>
              <w:right w:val="single" w:sz="4" w:space="0" w:color="BFBFBF"/>
            </w:tcBorders>
          </w:tcPr>
          <w:p w14:paraId="192027ED" w14:textId="77777777" w:rsidR="006C5AA8" w:rsidRDefault="00000000">
            <w:pPr>
              <w:pStyle w:val="Textintables"/>
              <w:rPr>
                <w:i/>
                <w:iCs/>
                <w:sz w:val="18"/>
                <w:szCs w:val="18"/>
              </w:rPr>
            </w:pPr>
            <w:r>
              <w:rPr>
                <w:i/>
                <w:iCs/>
                <w:sz w:val="18"/>
                <w:szCs w:val="18"/>
              </w:rPr>
              <w:lastRenderedPageBreak/>
              <w:t>DT4</w:t>
            </w:r>
          </w:p>
        </w:tc>
        <w:tc>
          <w:tcPr>
            <w:tcW w:w="1276" w:type="dxa"/>
            <w:tcBorders>
              <w:left w:val="single" w:sz="4" w:space="0" w:color="BFBFBF"/>
              <w:bottom w:val="single" w:sz="4" w:space="0" w:color="BFBFBF"/>
              <w:right w:val="single" w:sz="4" w:space="0" w:color="BFBFBF"/>
            </w:tcBorders>
          </w:tcPr>
          <w:p w14:paraId="01A869EC" w14:textId="77777777" w:rsidR="006C5AA8" w:rsidRDefault="00000000">
            <w:pPr>
              <w:pStyle w:val="Textintables"/>
              <w:rPr>
                <w:i/>
                <w:iCs/>
                <w:sz w:val="18"/>
                <w:szCs w:val="18"/>
              </w:rPr>
            </w:pPr>
            <w:r>
              <w:rPr>
                <w:i/>
                <w:iCs/>
                <w:sz w:val="18"/>
                <w:szCs w:val="18"/>
              </w:rPr>
              <w:t>PRODUCED MANUALLY</w:t>
            </w:r>
          </w:p>
        </w:tc>
        <w:tc>
          <w:tcPr>
            <w:tcW w:w="1275" w:type="dxa"/>
            <w:tcBorders>
              <w:left w:val="single" w:sz="4" w:space="0" w:color="BFBFBF"/>
              <w:bottom w:val="single" w:sz="4" w:space="0" w:color="BFBFBF"/>
              <w:right w:val="single" w:sz="4" w:space="0" w:color="BFBFBF"/>
            </w:tcBorders>
          </w:tcPr>
          <w:p w14:paraId="34F42667" w14:textId="77777777" w:rsidR="006C5AA8" w:rsidRDefault="00000000">
            <w:pPr>
              <w:pStyle w:val="Textintables"/>
              <w:rPr>
                <w:i/>
                <w:iCs/>
                <w:sz w:val="18"/>
                <w:szCs w:val="18"/>
              </w:rPr>
            </w:pPr>
            <w:r>
              <w:rPr>
                <w:i/>
                <w:iCs/>
                <w:sz w:val="18"/>
                <w:szCs w:val="18"/>
              </w:rPr>
              <w:t xml:space="preserve">Full anonymization of data DT3. Unique ids (that linked personal data with DT1) and zip codes are deleted </w:t>
            </w:r>
          </w:p>
        </w:tc>
        <w:tc>
          <w:tcPr>
            <w:tcW w:w="1420" w:type="dxa"/>
            <w:tcBorders>
              <w:left w:val="single" w:sz="4" w:space="0" w:color="BFBFBF"/>
              <w:bottom w:val="single" w:sz="4" w:space="0" w:color="BFBFBF"/>
              <w:right w:val="single" w:sz="4" w:space="0" w:color="BFBFBF"/>
            </w:tcBorders>
          </w:tcPr>
          <w:p w14:paraId="15720295" w14:textId="77777777" w:rsidR="006C5AA8" w:rsidRDefault="00000000">
            <w:pPr>
              <w:pStyle w:val="Textintables"/>
              <w:rPr>
                <w:i/>
                <w:iCs/>
                <w:sz w:val="18"/>
                <w:szCs w:val="18"/>
              </w:rPr>
            </w:pPr>
            <w:r>
              <w:rPr>
                <w:i/>
                <w:iCs/>
                <w:sz w:val="18"/>
                <w:szCs w:val="18"/>
              </w:rPr>
              <w:t>Self-produced</w:t>
            </w:r>
          </w:p>
        </w:tc>
        <w:tc>
          <w:tcPr>
            <w:tcW w:w="1132" w:type="dxa"/>
            <w:tcBorders>
              <w:left w:val="single" w:sz="4" w:space="0" w:color="BFBFBF"/>
              <w:bottom w:val="single" w:sz="4" w:space="0" w:color="BFBFBF"/>
              <w:right w:val="single" w:sz="4" w:space="0" w:color="BFBFBF"/>
            </w:tcBorders>
          </w:tcPr>
          <w:p w14:paraId="51D9BFD8" w14:textId="77777777" w:rsidR="006C5AA8" w:rsidRDefault="00000000">
            <w:pPr>
              <w:pStyle w:val="Textintables"/>
              <w:rPr>
                <w:i/>
                <w:iCs/>
                <w:sz w:val="18"/>
                <w:szCs w:val="18"/>
              </w:rPr>
            </w:pPr>
            <w:r>
              <w:rPr>
                <w:i/>
                <w:iCs/>
                <w:sz w:val="18"/>
                <w:szCs w:val="18"/>
              </w:rPr>
              <w:t>.csv</w:t>
            </w:r>
          </w:p>
        </w:tc>
        <w:tc>
          <w:tcPr>
            <w:tcW w:w="1560" w:type="dxa"/>
            <w:tcBorders>
              <w:left w:val="single" w:sz="4" w:space="0" w:color="BFBFBF"/>
              <w:bottom w:val="single" w:sz="4" w:space="0" w:color="BFBFBF"/>
              <w:right w:val="single" w:sz="4" w:space="0" w:color="BFBFBF"/>
            </w:tcBorders>
          </w:tcPr>
          <w:p w14:paraId="29A19C05" w14:textId="77777777" w:rsidR="006C5AA8" w:rsidRDefault="00000000">
            <w:pPr>
              <w:pStyle w:val="Textintables"/>
              <w:rPr>
                <w:i/>
                <w:iCs/>
                <w:sz w:val="18"/>
                <w:szCs w:val="18"/>
              </w:rPr>
            </w:pPr>
            <w:r>
              <w:rPr>
                <w:i/>
                <w:iCs/>
                <w:sz w:val="18"/>
                <w:szCs w:val="18"/>
              </w:rPr>
              <w:t>Csv file describing variable and their measurement strategy, and the relationship between variables</w:t>
            </w:r>
          </w:p>
        </w:tc>
        <w:tc>
          <w:tcPr>
            <w:tcW w:w="1276" w:type="dxa"/>
            <w:tcBorders>
              <w:left w:val="single" w:sz="4" w:space="0" w:color="BFBFBF"/>
              <w:bottom w:val="single" w:sz="4" w:space="0" w:color="BFBFBF"/>
              <w:right w:val="single" w:sz="4" w:space="0" w:color="BFBFBF"/>
            </w:tcBorders>
          </w:tcPr>
          <w:p w14:paraId="37EB462E" w14:textId="77777777" w:rsidR="006C5AA8" w:rsidRDefault="00000000">
            <w:pPr>
              <w:pStyle w:val="Textintables"/>
              <w:rPr>
                <w:i/>
                <w:iCs/>
                <w:sz w:val="18"/>
                <w:szCs w:val="18"/>
              </w:rPr>
            </w:pPr>
            <w:r>
              <w:rPr>
                <w:i/>
                <w:iCs/>
                <w:sz w:val="18"/>
                <w:szCs w:val="18"/>
              </w:rPr>
              <w:t>JUST-CLIP_DT4_YYYYMMDD.csv</w:t>
            </w:r>
          </w:p>
        </w:tc>
        <w:tc>
          <w:tcPr>
            <w:tcW w:w="990" w:type="dxa"/>
            <w:tcBorders>
              <w:left w:val="single" w:sz="4" w:space="0" w:color="BFBFBF"/>
              <w:bottom w:val="single" w:sz="4" w:space="0" w:color="BFBFBF"/>
              <w:right w:val="single" w:sz="4" w:space="0" w:color="BFBFBF"/>
            </w:tcBorders>
          </w:tcPr>
          <w:p w14:paraId="57F02ECC" w14:textId="77777777" w:rsidR="006C5AA8" w:rsidRDefault="00000000">
            <w:pPr>
              <w:pStyle w:val="Textintables"/>
              <w:rPr>
                <w:i/>
                <w:iCs/>
                <w:sz w:val="18"/>
                <w:szCs w:val="18"/>
              </w:rPr>
            </w:pPr>
            <w:r>
              <w:rPr>
                <w:i/>
                <w:iCs/>
                <w:sz w:val="18"/>
                <w:szCs w:val="18"/>
              </w:rPr>
              <w:t>CHAZOTTES, Rens</w:t>
            </w:r>
          </w:p>
          <w:p w14:paraId="34402B04" w14:textId="60D2E71A" w:rsidR="006C5AA8" w:rsidRDefault="00003475">
            <w:pPr>
              <w:pStyle w:val="Textintables"/>
              <w:rPr>
                <w:i/>
                <w:iCs/>
                <w:sz w:val="18"/>
                <w:szCs w:val="18"/>
              </w:rPr>
            </w:pPr>
            <w:ins w:id="69" w:author="Robin Huguenot-Noel" w:date="2025-07-15T20:58:00Z" w16du:dateUtc="2025-07-15T18:58:00Z">
              <w:r>
                <w:rPr>
                  <w:i/>
                  <w:iCs/>
                  <w:sz w:val="18"/>
                  <w:szCs w:val="18"/>
                </w:rPr>
                <w:t xml:space="preserve">HUGUENOT-NOEL, Robin   </w:t>
              </w:r>
            </w:ins>
            <w:del w:id="70" w:author="Robin Huguenot-Noel" w:date="2025-07-15T20:58:00Z" w16du:dateUtc="2025-07-15T18:58:00Z">
              <w:r w:rsidR="00000000" w:rsidDel="00003475">
                <w:rPr>
                  <w:i/>
                  <w:iCs/>
                  <w:sz w:val="18"/>
                  <w:szCs w:val="18"/>
                </w:rPr>
                <w:delText xml:space="preserve">HUEGUENOT-NOEL, Robin               </w:delText>
              </w:r>
            </w:del>
          </w:p>
        </w:tc>
      </w:tr>
    </w:tbl>
    <w:p w14:paraId="67D4A86F" w14:textId="77777777" w:rsidR="006C5AA8" w:rsidRDefault="006C5AA8"/>
    <w:tbl>
      <w:tblPr>
        <w:tblW w:w="9913" w:type="dxa"/>
        <w:tblInd w:w="113" w:type="dxa"/>
        <w:tblLayout w:type="fixed"/>
        <w:tblLook w:val="0000" w:firstRow="0" w:lastRow="0" w:firstColumn="0" w:lastColumn="0" w:noHBand="0" w:noVBand="0"/>
      </w:tblPr>
      <w:tblGrid>
        <w:gridCol w:w="4242"/>
        <w:gridCol w:w="5671"/>
      </w:tblGrid>
      <w:tr w:rsidR="006C5AA8" w14:paraId="542976A6" w14:textId="77777777">
        <w:trPr>
          <w:cantSplit/>
        </w:trPr>
        <w:tc>
          <w:tcPr>
            <w:tcW w:w="4242" w:type="dxa"/>
            <w:tcBorders>
              <w:top w:val="single" w:sz="4" w:space="0" w:color="BFBFBF"/>
              <w:left w:val="single" w:sz="4" w:space="0" w:color="BFBFBF"/>
              <w:bottom w:val="single" w:sz="4" w:space="0" w:color="BFBFBF"/>
              <w:right w:val="single" w:sz="4" w:space="0" w:color="BFBFBF"/>
            </w:tcBorders>
            <w:shd w:val="clear" w:color="auto" w:fill="F2F2F2"/>
          </w:tcPr>
          <w:p w14:paraId="644EA5E1" w14:textId="77777777" w:rsidR="006C5AA8" w:rsidRDefault="00000000">
            <w:pPr>
              <w:pStyle w:val="Textintables"/>
            </w:pPr>
            <w:r>
              <w:rPr>
                <w:b/>
                <w:bCs/>
                <w:color w:val="FF0000"/>
              </w:rPr>
              <w:t>P2i [M].</w:t>
            </w:r>
            <w:r>
              <w:rPr>
                <w:color w:val="FF0000"/>
              </w:rPr>
              <w:t xml:space="preserve"> </w:t>
            </w:r>
            <w:r>
              <w:t>Does any of the dataset contains personal data?</w:t>
            </w:r>
          </w:p>
        </w:tc>
        <w:tc>
          <w:tcPr>
            <w:tcW w:w="5670" w:type="dxa"/>
            <w:tcBorders>
              <w:top w:val="single" w:sz="4" w:space="0" w:color="BFBFBF"/>
              <w:left w:val="single" w:sz="4" w:space="0" w:color="BFBFBF"/>
              <w:bottom w:val="single" w:sz="4" w:space="0" w:color="BFBFBF"/>
              <w:right w:val="single" w:sz="4" w:space="0" w:color="BFBFBF"/>
            </w:tcBorders>
          </w:tcPr>
          <w:p w14:paraId="383E96BC" w14:textId="77777777" w:rsidR="006C5AA8" w:rsidRDefault="00000000">
            <w:pPr>
              <w:pStyle w:val="Textintables"/>
            </w:pPr>
            <w:r>
              <w:t>Yes</w:t>
            </w:r>
          </w:p>
        </w:tc>
      </w:tr>
      <w:tr w:rsidR="006C5AA8" w14:paraId="3F2BD5DA" w14:textId="77777777">
        <w:trPr>
          <w:cantSplit/>
        </w:trPr>
        <w:tc>
          <w:tcPr>
            <w:tcW w:w="4242" w:type="dxa"/>
            <w:tcBorders>
              <w:top w:val="single" w:sz="4" w:space="0" w:color="BFBFBF"/>
              <w:left w:val="single" w:sz="4" w:space="0" w:color="BFBFBF"/>
              <w:bottom w:val="single" w:sz="4" w:space="0" w:color="BFBFBF"/>
              <w:right w:val="single" w:sz="4" w:space="0" w:color="BFBFBF"/>
            </w:tcBorders>
            <w:shd w:val="clear" w:color="auto" w:fill="F2F2F2"/>
          </w:tcPr>
          <w:p w14:paraId="55B99BAA" w14:textId="77777777" w:rsidR="006C5AA8" w:rsidRDefault="00000000">
            <w:pPr>
              <w:pStyle w:val="Textintables"/>
              <w:rPr>
                <w:sz w:val="18"/>
                <w:szCs w:val="18"/>
              </w:rPr>
            </w:pPr>
            <w:r>
              <w:rPr>
                <w:sz w:val="18"/>
                <w:szCs w:val="18"/>
              </w:rPr>
              <w:t>Specify the dataset(s) containing personal data</w:t>
            </w:r>
          </w:p>
          <w:p w14:paraId="4C95AF09" w14:textId="77777777" w:rsidR="006C5AA8" w:rsidRDefault="00000000">
            <w:pPr>
              <w:pStyle w:val="Textintables"/>
            </w:pPr>
            <w:r>
              <w:rPr>
                <w:i/>
                <w:iCs/>
                <w:sz w:val="16"/>
                <w:szCs w:val="16"/>
              </w:rPr>
              <w:t>Note: ensure Annex 2: Data Protection Analysis is filled out accordingly</w:t>
            </w:r>
            <w:r>
              <w:rPr>
                <w:i/>
                <w:iCs/>
                <w:sz w:val="18"/>
                <w:szCs w:val="18"/>
              </w:rPr>
              <w:t>.</w:t>
            </w:r>
          </w:p>
        </w:tc>
        <w:tc>
          <w:tcPr>
            <w:tcW w:w="5670" w:type="dxa"/>
            <w:tcBorders>
              <w:top w:val="single" w:sz="4" w:space="0" w:color="BFBFBF"/>
              <w:left w:val="single" w:sz="4" w:space="0" w:color="BFBFBF"/>
              <w:bottom w:val="single" w:sz="4" w:space="0" w:color="BFBFBF"/>
              <w:right w:val="single" w:sz="4" w:space="0" w:color="BFBFBF"/>
            </w:tcBorders>
          </w:tcPr>
          <w:p w14:paraId="2568C3CA" w14:textId="77777777" w:rsidR="006C5AA8" w:rsidRDefault="00000000">
            <w:pPr>
              <w:pStyle w:val="Textintables"/>
            </w:pPr>
            <w:r>
              <w:t>DT</w:t>
            </w:r>
            <w:proofErr w:type="gramStart"/>
            <w:r>
              <w:t>1  AND</w:t>
            </w:r>
            <w:proofErr w:type="gramEnd"/>
            <w:r>
              <w:t xml:space="preserve"> DT2      </w:t>
            </w:r>
          </w:p>
        </w:tc>
      </w:tr>
    </w:tbl>
    <w:p w14:paraId="0FB7F240" w14:textId="77777777" w:rsidR="006C5AA8" w:rsidRDefault="00000000">
      <w:pPr>
        <w:pStyle w:val="Heading2"/>
      </w:pPr>
      <w:r>
        <w:t>Understandability of Acquired, Produced, Processed or Coded Data</w:t>
      </w:r>
    </w:p>
    <w:p w14:paraId="1ED543DD" w14:textId="77777777" w:rsidR="006C5AA8" w:rsidRDefault="00000000">
      <w:pPr>
        <w:pStyle w:val="Explaining"/>
      </w:pPr>
      <w:r>
        <w:t xml:space="preserve">Describe how you make your datasets understandable for yourself and for others. </w:t>
      </w:r>
      <w:r>
        <w:rPr>
          <w:i/>
        </w:rPr>
        <w:t>Text in italics</w:t>
      </w:r>
      <w:r>
        <w:t xml:space="preserve"> should be deleted.</w:t>
      </w:r>
    </w:p>
    <w:tbl>
      <w:tblPr>
        <w:tblW w:w="9913" w:type="dxa"/>
        <w:tblInd w:w="113" w:type="dxa"/>
        <w:tblLayout w:type="fixed"/>
        <w:tblLook w:val="0000" w:firstRow="0" w:lastRow="0" w:firstColumn="0" w:lastColumn="0" w:noHBand="0" w:noVBand="0"/>
      </w:tblPr>
      <w:tblGrid>
        <w:gridCol w:w="4242"/>
        <w:gridCol w:w="5671"/>
      </w:tblGrid>
      <w:tr w:rsidR="006C5AA8" w14:paraId="490DDC44" w14:textId="77777777">
        <w:trPr>
          <w:cantSplit/>
          <w:trHeight w:val="20"/>
        </w:trPr>
        <w:tc>
          <w:tcPr>
            <w:tcW w:w="4242" w:type="dxa"/>
            <w:tcBorders>
              <w:top w:val="single" w:sz="4" w:space="0" w:color="BFBFBF"/>
              <w:left w:val="single" w:sz="4" w:space="0" w:color="BFBFBF"/>
              <w:bottom w:val="single" w:sz="4" w:space="0" w:color="BFBFBF"/>
              <w:right w:val="single" w:sz="4" w:space="0" w:color="BFBFBF"/>
            </w:tcBorders>
            <w:shd w:val="clear" w:color="auto" w:fill="F2F2F2"/>
          </w:tcPr>
          <w:p w14:paraId="76993B1E" w14:textId="77777777" w:rsidR="006C5AA8" w:rsidRDefault="00000000">
            <w:pPr>
              <w:pStyle w:val="Textintables"/>
            </w:pPr>
            <w:r>
              <w:rPr>
                <w:b/>
                <w:bCs/>
                <w:color w:val="FF0000"/>
              </w:rPr>
              <w:t>P2j.[R]</w:t>
            </w:r>
            <w:r>
              <w:rPr>
                <w:color w:val="FF0000"/>
              </w:rPr>
              <w:t xml:space="preserve"> </w:t>
            </w:r>
            <w:r>
              <w:t>For whom are you collecting</w:t>
            </w:r>
            <w:r>
              <w:rPr>
                <w:vertAlign w:val="superscript"/>
              </w:rPr>
              <w:t>5</w:t>
            </w:r>
            <w:r>
              <w:t xml:space="preserve"> this data/code?</w:t>
            </w:r>
          </w:p>
        </w:tc>
        <w:tc>
          <w:tcPr>
            <w:tcW w:w="5670" w:type="dxa"/>
            <w:tcBorders>
              <w:top w:val="single" w:sz="4" w:space="0" w:color="BFBFBF"/>
              <w:left w:val="single" w:sz="4" w:space="0" w:color="BFBFBF"/>
              <w:bottom w:val="single" w:sz="4" w:space="0" w:color="BFBFBF"/>
              <w:right w:val="single" w:sz="4" w:space="0" w:color="BFBFBF"/>
            </w:tcBorders>
          </w:tcPr>
          <w:p w14:paraId="6F7DD2D3" w14:textId="72C67EF5" w:rsidR="006C5AA8" w:rsidRDefault="00000000">
            <w:pPr>
              <w:pStyle w:val="Textintables"/>
              <w:rPr>
                <w:i/>
                <w:iCs/>
              </w:rPr>
            </w:pPr>
            <w:r>
              <w:rPr>
                <w:i/>
                <w:iCs/>
              </w:rPr>
              <w:t>The data is collected for the PI and only for research purposes. A</w:t>
            </w:r>
            <w:ins w:id="71" w:author="Christopher Tremblay" w:date="2025-07-15T08:50:00Z" w16du:dateUtc="2025-07-15T06:50:00Z">
              <w:r w:rsidR="005A4DCB">
                <w:rPr>
                  <w:i/>
                  <w:iCs/>
                </w:rPr>
                <w:t>n</w:t>
              </w:r>
            </w:ins>
            <w:r>
              <w:rPr>
                <w:i/>
                <w:iCs/>
              </w:rPr>
              <w:t xml:space="preserve"> </w:t>
            </w:r>
            <w:del w:id="72" w:author="Christopher Tremblay" w:date="2025-07-15T08:50:00Z" w16du:dateUtc="2025-07-15T06:50:00Z">
              <w:r w:rsidDel="005A4DCB">
                <w:rPr>
                  <w:i/>
                  <w:iCs/>
                </w:rPr>
                <w:delText>pseudo-</w:delText>
              </w:r>
            </w:del>
            <w:del w:id="73" w:author="Robin Huguenot-Noel" w:date="2025-07-15T20:59:00Z" w16du:dateUtc="2025-07-15T18:59:00Z">
              <w:r w:rsidDel="00003475">
                <w:rPr>
                  <w:i/>
                  <w:iCs/>
                </w:rPr>
                <w:delText>anonamized</w:delText>
              </w:r>
            </w:del>
            <w:ins w:id="74" w:author="Robin Huguenot-Noel" w:date="2025-07-15T20:59:00Z" w16du:dateUtc="2025-07-15T18:59:00Z">
              <w:r w:rsidR="00003475">
                <w:rPr>
                  <w:i/>
                  <w:iCs/>
                </w:rPr>
                <w:t>anonymized</w:t>
              </w:r>
            </w:ins>
            <w:r>
              <w:rPr>
                <w:i/>
                <w:iCs/>
              </w:rPr>
              <w:t xml:space="preserve"> version will be shared to the academic community</w:t>
            </w:r>
            <w:ins w:id="75" w:author="Christopher Tremblay" w:date="2025-07-15T09:09:00Z" w16du:dateUtc="2025-07-15T07:09:00Z">
              <w:r w:rsidR="00A74005">
                <w:rPr>
                  <w:i/>
                  <w:iCs/>
                </w:rPr>
                <w:t xml:space="preserve"> for its reuse.</w:t>
              </w:r>
            </w:ins>
            <w:del w:id="76" w:author="Christopher Tremblay" w:date="2025-07-15T09:09:00Z" w16du:dateUtc="2025-07-15T07:09:00Z">
              <w:r w:rsidDel="00A74005">
                <w:rPr>
                  <w:i/>
                  <w:iCs/>
                </w:rPr>
                <w:delText>.</w:delText>
              </w:r>
            </w:del>
          </w:p>
        </w:tc>
      </w:tr>
      <w:tr w:rsidR="006C5AA8" w14:paraId="199C4AD7" w14:textId="77777777">
        <w:trPr>
          <w:cantSplit/>
          <w:trHeight w:val="20"/>
        </w:trPr>
        <w:tc>
          <w:tcPr>
            <w:tcW w:w="4242" w:type="dxa"/>
            <w:tcBorders>
              <w:top w:val="single" w:sz="4" w:space="0" w:color="BFBFBF"/>
              <w:left w:val="single" w:sz="4" w:space="0" w:color="BFBFBF"/>
              <w:bottom w:val="single" w:sz="4" w:space="0" w:color="BFBFBF"/>
              <w:right w:val="single" w:sz="4" w:space="0" w:color="BFBFBF"/>
            </w:tcBorders>
            <w:shd w:val="clear" w:color="auto" w:fill="F2F2F2"/>
          </w:tcPr>
          <w:p w14:paraId="33C80108" w14:textId="77777777" w:rsidR="006C5AA8" w:rsidRDefault="00000000">
            <w:pPr>
              <w:pStyle w:val="Textintables"/>
            </w:pPr>
            <w:bookmarkStart w:id="77" w:name="RANGE!A3"/>
            <w:r>
              <w:rPr>
                <w:b/>
                <w:bCs/>
                <w:color w:val="FF0000"/>
              </w:rPr>
              <w:t>P2k. [MA]</w:t>
            </w:r>
            <w:r>
              <w:rPr>
                <w:color w:val="FF0000"/>
              </w:rPr>
              <w:t xml:space="preserve"> </w:t>
            </w:r>
            <w:r>
              <w:t>What documentation do you provide with your data/code for your audience to make data/code understandable for future reuse?</w:t>
            </w:r>
            <w:bookmarkEnd w:id="77"/>
          </w:p>
        </w:tc>
        <w:tc>
          <w:tcPr>
            <w:tcW w:w="5670" w:type="dxa"/>
            <w:tcBorders>
              <w:top w:val="single" w:sz="4" w:space="0" w:color="BFBFBF"/>
              <w:left w:val="single" w:sz="4" w:space="0" w:color="BFBFBF"/>
              <w:bottom w:val="single" w:sz="4" w:space="0" w:color="BFBFBF"/>
              <w:right w:val="single" w:sz="4" w:space="0" w:color="BFBFBF"/>
            </w:tcBorders>
          </w:tcPr>
          <w:p w14:paraId="1ADC7211" w14:textId="77777777" w:rsidR="006C5AA8" w:rsidRDefault="00000000">
            <w:pPr>
              <w:pStyle w:val="Textintables"/>
              <w:rPr>
                <w:i/>
                <w:iCs/>
              </w:rPr>
            </w:pPr>
            <w:commentRangeStart w:id="78"/>
            <w:r>
              <w:rPr>
                <w:i/>
                <w:iCs/>
              </w:rPr>
              <w:t>The survey instrument will be provided (See Appendix for the survey instrument content)</w:t>
            </w:r>
          </w:p>
          <w:p w14:paraId="1610A7B5" w14:textId="2F74D882" w:rsidR="006C5AA8" w:rsidRDefault="00000000">
            <w:pPr>
              <w:pStyle w:val="Textintables"/>
              <w:rPr>
                <w:i/>
                <w:iCs/>
              </w:rPr>
            </w:pPr>
            <w:r>
              <w:rPr>
                <w:i/>
                <w:iCs/>
              </w:rPr>
              <w:t>Metad</w:t>
            </w:r>
            <w:ins w:id="79" w:author="Christopher Tremblay" w:date="2025-07-15T08:50:00Z" w16du:dateUtc="2025-07-15T06:50:00Z">
              <w:r w:rsidR="005A4DCB">
                <w:rPr>
                  <w:i/>
                  <w:iCs/>
                </w:rPr>
                <w:t>a</w:t>
              </w:r>
            </w:ins>
            <w:del w:id="80" w:author="Christopher Tremblay" w:date="2025-07-15T08:50:00Z" w16du:dateUtc="2025-07-15T06:50:00Z">
              <w:r w:rsidDel="005A4DCB">
                <w:rPr>
                  <w:i/>
                  <w:iCs/>
                </w:rPr>
                <w:delText>e</w:delText>
              </w:r>
            </w:del>
            <w:r>
              <w:rPr>
                <w:i/>
                <w:iCs/>
              </w:rPr>
              <w:t>ta, in a csv file, will be provided to explain all variables that have been processed through COD1</w:t>
            </w:r>
            <w:commentRangeEnd w:id="78"/>
            <w:r>
              <w:commentReference w:id="78"/>
            </w:r>
          </w:p>
        </w:tc>
      </w:tr>
      <w:tr w:rsidR="006C5AA8" w14:paraId="14F2C58B" w14:textId="77777777">
        <w:trPr>
          <w:cantSplit/>
          <w:trHeight w:val="20"/>
        </w:trPr>
        <w:tc>
          <w:tcPr>
            <w:tcW w:w="4242" w:type="dxa"/>
            <w:tcBorders>
              <w:top w:val="single" w:sz="4" w:space="0" w:color="BFBFBF"/>
              <w:left w:val="single" w:sz="4" w:space="0" w:color="BFBFBF"/>
              <w:bottom w:val="single" w:sz="4" w:space="0" w:color="BFBFBF"/>
              <w:right w:val="single" w:sz="4" w:space="0" w:color="BFBFBF"/>
            </w:tcBorders>
            <w:shd w:val="clear" w:color="auto" w:fill="F2F2F2"/>
          </w:tcPr>
          <w:p w14:paraId="1BEFDE98" w14:textId="77777777" w:rsidR="006C5AA8" w:rsidRDefault="00000000">
            <w:pPr>
              <w:pStyle w:val="Textintables"/>
            </w:pPr>
            <w:r>
              <w:rPr>
                <w:b/>
                <w:bCs/>
                <w:color w:val="FF0000"/>
              </w:rPr>
              <w:t>P2l. [R]</w:t>
            </w:r>
            <w:r>
              <w:rPr>
                <w:color w:val="FF0000"/>
              </w:rPr>
              <w:t xml:space="preserve"> </w:t>
            </w:r>
            <w:r>
              <w:t>How will you ensure the quality of your data/code?</w:t>
            </w:r>
          </w:p>
        </w:tc>
        <w:tc>
          <w:tcPr>
            <w:tcW w:w="5670" w:type="dxa"/>
            <w:tcBorders>
              <w:top w:val="single" w:sz="4" w:space="0" w:color="BFBFBF"/>
              <w:left w:val="single" w:sz="4" w:space="0" w:color="BFBFBF"/>
              <w:bottom w:val="single" w:sz="4" w:space="0" w:color="BFBFBF"/>
              <w:right w:val="single" w:sz="4" w:space="0" w:color="BFBFBF"/>
            </w:tcBorders>
          </w:tcPr>
          <w:p w14:paraId="5C3B2171" w14:textId="77777777" w:rsidR="006C5AA8" w:rsidRDefault="00000000">
            <w:pPr>
              <w:pStyle w:val="Textintables"/>
              <w:rPr>
                <w:i/>
                <w:iCs/>
              </w:rPr>
            </w:pPr>
            <w:commentRangeStart w:id="81"/>
            <w:r>
              <w:rPr>
                <w:i/>
                <w:iCs/>
              </w:rPr>
              <w:t>The survey instrument is being assessed by key experts in the field.</w:t>
            </w:r>
            <w:commentRangeEnd w:id="81"/>
            <w:r>
              <w:commentReference w:id="81"/>
            </w:r>
          </w:p>
        </w:tc>
      </w:tr>
    </w:tbl>
    <w:p w14:paraId="4091111B" w14:textId="77777777" w:rsidR="006C5AA8" w:rsidRDefault="00000000">
      <w:pPr>
        <w:rPr>
          <w:sz w:val="2"/>
          <w:szCs w:val="2"/>
        </w:rPr>
      </w:pPr>
      <w:r>
        <w:br w:type="page"/>
      </w:r>
    </w:p>
    <w:p w14:paraId="184A07B6" w14:textId="77777777" w:rsidR="006C5AA8" w:rsidRDefault="00000000">
      <w:pPr>
        <w:pStyle w:val="Heading1"/>
      </w:pPr>
      <w:bookmarkStart w:id="82" w:name="_Toc185095992"/>
      <w:r>
        <w:rPr>
          <w:color w:val="FF0000"/>
        </w:rPr>
        <w:lastRenderedPageBreak/>
        <w:t xml:space="preserve">Part 3. </w:t>
      </w:r>
      <w:r>
        <w:t>Data &amp; Code Storage or Management Infrastructure</w:t>
      </w:r>
      <w:bookmarkEnd w:id="82"/>
    </w:p>
    <w:p w14:paraId="6B168EDB" w14:textId="77777777" w:rsidR="006C5AA8" w:rsidRDefault="00000000">
      <w:r>
        <w:rPr>
          <w:color w:val="000000"/>
        </w:rPr>
        <w:t xml:space="preserve">For column </w:t>
      </w:r>
      <w:r>
        <w:rPr>
          <w:i/>
          <w:iCs/>
          <w:color w:val="000000"/>
        </w:rPr>
        <w:t>P3g</w:t>
      </w:r>
      <w:r>
        <w:rPr>
          <w:color w:val="000000"/>
        </w:rPr>
        <w:t xml:space="preserve">, refer </w:t>
      </w:r>
      <w:r>
        <w:rPr>
          <w:iCs/>
          <w:color w:val="000000"/>
        </w:rPr>
        <w:t xml:space="preserve">to the </w:t>
      </w:r>
      <w:r>
        <w:t xml:space="preserve">dataset identifiers # in </w:t>
      </w:r>
      <w:r>
        <w:rPr>
          <w:i/>
          <w:iCs/>
        </w:rPr>
        <w:t>P2a</w:t>
      </w:r>
      <w:r>
        <w:t xml:space="preserve"> when discussing the same data or code. Add new rows as necessary. </w:t>
      </w:r>
      <w:r>
        <w:rPr>
          <w:i/>
        </w:rPr>
        <w:t>Text in italics</w:t>
      </w:r>
      <w:r>
        <w:t xml:space="preserve"> should be deleted.</w:t>
      </w:r>
    </w:p>
    <w:tbl>
      <w:tblPr>
        <w:tblW w:w="9911" w:type="dxa"/>
        <w:tblInd w:w="113" w:type="dxa"/>
        <w:tblLayout w:type="fixed"/>
        <w:tblLook w:val="0000" w:firstRow="0" w:lastRow="0" w:firstColumn="0" w:lastColumn="0" w:noHBand="0" w:noVBand="0"/>
      </w:tblPr>
      <w:tblGrid>
        <w:gridCol w:w="1098"/>
        <w:gridCol w:w="1416"/>
        <w:gridCol w:w="1416"/>
        <w:gridCol w:w="1452"/>
        <w:gridCol w:w="1382"/>
        <w:gridCol w:w="1732"/>
        <w:gridCol w:w="1415"/>
      </w:tblGrid>
      <w:tr w:rsidR="006C5AA8" w14:paraId="4CB82279" w14:textId="77777777">
        <w:trPr>
          <w:cantSplit/>
        </w:trPr>
        <w:tc>
          <w:tcPr>
            <w:tcW w:w="1097" w:type="dxa"/>
            <w:tcBorders>
              <w:top w:val="single" w:sz="4" w:space="0" w:color="BFBFBF"/>
              <w:left w:val="single" w:sz="4" w:space="0" w:color="BFBFBF"/>
              <w:bottom w:val="single" w:sz="4" w:space="0" w:color="BFBFBF"/>
              <w:right w:val="single" w:sz="4" w:space="0" w:color="BFBFBF"/>
            </w:tcBorders>
            <w:shd w:val="clear" w:color="auto" w:fill="F2F2F2"/>
          </w:tcPr>
          <w:p w14:paraId="5B735B2C" w14:textId="77777777" w:rsidR="006C5AA8" w:rsidRDefault="00000000">
            <w:pPr>
              <w:pStyle w:val="Textintables"/>
            </w:pPr>
            <w:r>
              <w:rPr>
                <w:b/>
                <w:bCs/>
                <w:color w:val="FF0000"/>
                <w:sz w:val="18"/>
                <w:szCs w:val="18"/>
              </w:rPr>
              <w:t>P3a. [M]</w:t>
            </w:r>
            <w:r>
              <w:rPr>
                <w:sz w:val="18"/>
                <w:szCs w:val="18"/>
              </w:rPr>
              <w:br/>
              <w:t>Storage or management system</w:t>
            </w:r>
          </w:p>
        </w:tc>
        <w:tc>
          <w:tcPr>
            <w:tcW w:w="1416" w:type="dxa"/>
            <w:tcBorders>
              <w:top w:val="single" w:sz="4" w:space="0" w:color="BFBFBF"/>
              <w:left w:val="single" w:sz="4" w:space="0" w:color="BFBFBF"/>
              <w:bottom w:val="single" w:sz="4" w:space="0" w:color="BFBFBF"/>
              <w:right w:val="single" w:sz="4" w:space="0" w:color="BFBFBF"/>
            </w:tcBorders>
            <w:shd w:val="clear" w:color="auto" w:fill="F2F2F2"/>
          </w:tcPr>
          <w:p w14:paraId="737D8B4F" w14:textId="77777777" w:rsidR="006C5AA8" w:rsidRDefault="00000000">
            <w:pPr>
              <w:pStyle w:val="Textintables"/>
            </w:pPr>
            <w:r>
              <w:rPr>
                <w:b/>
                <w:bCs/>
                <w:color w:val="FF0000"/>
                <w:sz w:val="18"/>
                <w:szCs w:val="18"/>
              </w:rPr>
              <w:t>P3b. [M]</w:t>
            </w:r>
            <w:r>
              <w:rPr>
                <w:sz w:val="18"/>
                <w:szCs w:val="18"/>
              </w:rPr>
              <w:br/>
              <w:t>Role of system</w:t>
            </w:r>
          </w:p>
        </w:tc>
        <w:tc>
          <w:tcPr>
            <w:tcW w:w="1416" w:type="dxa"/>
            <w:tcBorders>
              <w:top w:val="single" w:sz="4" w:space="0" w:color="BFBFBF"/>
              <w:left w:val="single" w:sz="4" w:space="0" w:color="BFBFBF"/>
              <w:bottom w:val="single" w:sz="4" w:space="0" w:color="BFBFBF"/>
              <w:right w:val="single" w:sz="4" w:space="0" w:color="BFBFBF"/>
            </w:tcBorders>
            <w:shd w:val="clear" w:color="auto" w:fill="F2F2F2"/>
          </w:tcPr>
          <w:p w14:paraId="32565E38" w14:textId="77777777" w:rsidR="006C5AA8" w:rsidRDefault="00000000">
            <w:pPr>
              <w:pStyle w:val="Textintables"/>
            </w:pPr>
            <w:r>
              <w:rPr>
                <w:b/>
                <w:bCs/>
                <w:color w:val="FF0000"/>
                <w:sz w:val="18"/>
                <w:szCs w:val="18"/>
              </w:rPr>
              <w:t>P3c. [M]</w:t>
            </w:r>
            <w:r>
              <w:rPr>
                <w:sz w:val="18"/>
                <w:szCs w:val="18"/>
              </w:rPr>
              <w:br/>
              <w:t>Backup strategy</w:t>
            </w:r>
          </w:p>
        </w:tc>
        <w:tc>
          <w:tcPr>
            <w:tcW w:w="1452" w:type="dxa"/>
            <w:tcBorders>
              <w:top w:val="single" w:sz="4" w:space="0" w:color="BFBFBF"/>
              <w:left w:val="single" w:sz="4" w:space="0" w:color="BFBFBF"/>
              <w:bottom w:val="single" w:sz="4" w:space="0" w:color="BFBFBF"/>
              <w:right w:val="single" w:sz="4" w:space="0" w:color="BFBFBF"/>
            </w:tcBorders>
            <w:shd w:val="clear" w:color="auto" w:fill="F2F2F2"/>
          </w:tcPr>
          <w:p w14:paraId="3669623C" w14:textId="77777777" w:rsidR="006C5AA8" w:rsidRDefault="00000000">
            <w:pPr>
              <w:pStyle w:val="Textintables"/>
            </w:pPr>
            <w:r>
              <w:rPr>
                <w:b/>
                <w:bCs/>
                <w:color w:val="FF0000"/>
                <w:sz w:val="18"/>
                <w:szCs w:val="18"/>
              </w:rPr>
              <w:t>P3d. [M]</w:t>
            </w:r>
            <w:r>
              <w:rPr>
                <w:sz w:val="18"/>
                <w:szCs w:val="18"/>
              </w:rPr>
              <w:br/>
              <w:t>System provider(s)</w:t>
            </w:r>
          </w:p>
        </w:tc>
        <w:tc>
          <w:tcPr>
            <w:tcW w:w="1382" w:type="dxa"/>
            <w:tcBorders>
              <w:top w:val="single" w:sz="4" w:space="0" w:color="BFBFBF"/>
              <w:left w:val="single" w:sz="4" w:space="0" w:color="BFBFBF"/>
              <w:bottom w:val="single" w:sz="4" w:space="0" w:color="BFBFBF"/>
              <w:right w:val="single" w:sz="4" w:space="0" w:color="BFBFBF"/>
            </w:tcBorders>
            <w:shd w:val="clear" w:color="auto" w:fill="F2F2F2"/>
          </w:tcPr>
          <w:p w14:paraId="03EA741D" w14:textId="77777777" w:rsidR="006C5AA8" w:rsidRDefault="00000000">
            <w:pPr>
              <w:pStyle w:val="Textintables"/>
            </w:pPr>
            <w:r>
              <w:rPr>
                <w:b/>
                <w:bCs/>
                <w:color w:val="FF0000"/>
                <w:sz w:val="18"/>
                <w:szCs w:val="18"/>
              </w:rPr>
              <w:t>P3e. [M]</w:t>
            </w:r>
            <w:r>
              <w:rPr>
                <w:sz w:val="18"/>
                <w:szCs w:val="18"/>
              </w:rPr>
              <w:br/>
              <w:t>Access rights management</w:t>
            </w:r>
          </w:p>
        </w:tc>
        <w:tc>
          <w:tcPr>
            <w:tcW w:w="1732" w:type="dxa"/>
            <w:tcBorders>
              <w:top w:val="single" w:sz="4" w:space="0" w:color="BFBFBF"/>
              <w:left w:val="single" w:sz="4" w:space="0" w:color="BFBFBF"/>
              <w:bottom w:val="single" w:sz="4" w:space="0" w:color="BFBFBF"/>
              <w:right w:val="single" w:sz="4" w:space="0" w:color="BFBFBF"/>
            </w:tcBorders>
            <w:shd w:val="clear" w:color="auto" w:fill="F2F2F2"/>
          </w:tcPr>
          <w:p w14:paraId="5475279E" w14:textId="77777777" w:rsidR="006C5AA8" w:rsidRDefault="00000000">
            <w:pPr>
              <w:pStyle w:val="Textintables"/>
            </w:pPr>
            <w:r>
              <w:rPr>
                <w:b/>
                <w:bCs/>
                <w:color w:val="FF0000"/>
                <w:sz w:val="18"/>
                <w:szCs w:val="18"/>
              </w:rPr>
              <w:t>P3f. [M]</w:t>
            </w:r>
            <w:r>
              <w:rPr>
                <w:sz w:val="18"/>
                <w:szCs w:val="18"/>
              </w:rPr>
              <w:br/>
              <w:t>Estimated</w:t>
            </w:r>
            <w:r>
              <w:rPr>
                <w:sz w:val="18"/>
                <w:szCs w:val="18"/>
              </w:rPr>
              <w:br/>
              <w:t>size of dataset</w:t>
            </w:r>
          </w:p>
        </w:tc>
        <w:tc>
          <w:tcPr>
            <w:tcW w:w="1415" w:type="dxa"/>
            <w:tcBorders>
              <w:top w:val="single" w:sz="4" w:space="0" w:color="BFBFBF"/>
              <w:left w:val="single" w:sz="4" w:space="0" w:color="BFBFBF"/>
              <w:bottom w:val="single" w:sz="4" w:space="0" w:color="BFBFBF"/>
              <w:right w:val="single" w:sz="4" w:space="0" w:color="BFBFBF"/>
            </w:tcBorders>
            <w:shd w:val="clear" w:color="auto" w:fill="F2F2F2"/>
          </w:tcPr>
          <w:p w14:paraId="2D7DC33F" w14:textId="77777777" w:rsidR="006C5AA8" w:rsidRDefault="00000000">
            <w:pPr>
              <w:pStyle w:val="Textintables"/>
            </w:pPr>
            <w:r>
              <w:rPr>
                <w:b/>
                <w:bCs/>
                <w:color w:val="FF0000"/>
                <w:sz w:val="18"/>
                <w:szCs w:val="18"/>
              </w:rPr>
              <w:t>P3g. [MA]</w:t>
            </w:r>
            <w:r>
              <w:rPr>
                <w:sz w:val="18"/>
                <w:szCs w:val="18"/>
              </w:rPr>
              <w:br/>
              <w:t>Associated datasets (# from P2a)</w:t>
            </w:r>
          </w:p>
        </w:tc>
      </w:tr>
      <w:tr w:rsidR="006C5AA8" w14:paraId="3D97E461" w14:textId="77777777">
        <w:trPr>
          <w:cantSplit/>
        </w:trPr>
        <w:tc>
          <w:tcPr>
            <w:tcW w:w="1097" w:type="dxa"/>
            <w:tcBorders>
              <w:top w:val="single" w:sz="4" w:space="0" w:color="BFBFBF"/>
              <w:left w:val="single" w:sz="4" w:space="0" w:color="BFBFBF"/>
              <w:bottom w:val="single" w:sz="4" w:space="0" w:color="BFBFBF"/>
              <w:right w:val="single" w:sz="4" w:space="0" w:color="BFBFBF"/>
            </w:tcBorders>
          </w:tcPr>
          <w:p w14:paraId="4F0F6CF3" w14:textId="77777777" w:rsidR="006C5AA8" w:rsidRDefault="00000000">
            <w:pPr>
              <w:pStyle w:val="Textintables"/>
              <w:rPr>
                <w:i/>
                <w:iCs/>
                <w:sz w:val="18"/>
                <w:szCs w:val="18"/>
              </w:rPr>
            </w:pPr>
            <w:r>
              <w:rPr>
                <w:i/>
                <w:iCs/>
                <w:sz w:val="18"/>
                <w:szCs w:val="18"/>
              </w:rPr>
              <w:t>Qualtrics Management System</w:t>
            </w:r>
          </w:p>
        </w:tc>
        <w:tc>
          <w:tcPr>
            <w:tcW w:w="1416" w:type="dxa"/>
            <w:tcBorders>
              <w:top w:val="single" w:sz="4" w:space="0" w:color="BFBFBF"/>
              <w:left w:val="single" w:sz="4" w:space="0" w:color="BFBFBF"/>
              <w:bottom w:val="single" w:sz="4" w:space="0" w:color="BFBFBF"/>
              <w:right w:val="single" w:sz="4" w:space="0" w:color="BFBFBF"/>
            </w:tcBorders>
          </w:tcPr>
          <w:p w14:paraId="1DD37CD2" w14:textId="77777777" w:rsidR="006C5AA8" w:rsidRDefault="00000000">
            <w:pPr>
              <w:pStyle w:val="Textintables"/>
              <w:rPr>
                <w:i/>
                <w:iCs/>
                <w:sz w:val="18"/>
                <w:szCs w:val="18"/>
              </w:rPr>
            </w:pPr>
            <w:r>
              <w:rPr>
                <w:i/>
                <w:iCs/>
                <w:sz w:val="18"/>
                <w:szCs w:val="18"/>
              </w:rPr>
              <w:t>Storing raw data</w:t>
            </w:r>
          </w:p>
        </w:tc>
        <w:tc>
          <w:tcPr>
            <w:tcW w:w="1416" w:type="dxa"/>
            <w:tcBorders>
              <w:top w:val="single" w:sz="4" w:space="0" w:color="BFBFBF"/>
              <w:left w:val="single" w:sz="4" w:space="0" w:color="BFBFBF"/>
              <w:bottom w:val="single" w:sz="4" w:space="0" w:color="BFBFBF"/>
              <w:right w:val="single" w:sz="4" w:space="0" w:color="BFBFBF"/>
            </w:tcBorders>
          </w:tcPr>
          <w:p w14:paraId="55685642" w14:textId="65B224F4" w:rsidR="006C5AA8" w:rsidRDefault="00000000">
            <w:pPr>
              <w:pStyle w:val="Textintables"/>
              <w:rPr>
                <w:i/>
                <w:iCs/>
                <w:sz w:val="18"/>
                <w:szCs w:val="18"/>
              </w:rPr>
            </w:pPr>
            <w:r>
              <w:rPr>
                <w:i/>
                <w:iCs/>
                <w:sz w:val="18"/>
                <w:szCs w:val="18"/>
              </w:rPr>
              <w:t>Every two weeks, raw data are downloaded and processed manually. The raw data are immediately processed and deleted after the process</w:t>
            </w:r>
            <w:ins w:id="83" w:author="Robin Huguenot-Noel" w:date="2025-07-15T20:59:00Z" w16du:dateUtc="2025-07-15T18:59:00Z">
              <w:r w:rsidR="00003475">
                <w:rPr>
                  <w:i/>
                  <w:iCs/>
                  <w:sz w:val="18"/>
                  <w:szCs w:val="18"/>
                </w:rPr>
                <w:t>ing</w:t>
              </w:r>
            </w:ins>
            <w:del w:id="84" w:author="Robin Huguenot-Noel" w:date="2025-07-15T20:59:00Z" w16du:dateUtc="2025-07-15T18:59:00Z">
              <w:r w:rsidDel="00003475">
                <w:rPr>
                  <w:i/>
                  <w:iCs/>
                  <w:sz w:val="18"/>
                  <w:szCs w:val="18"/>
                </w:rPr>
                <w:delText>ed</w:delText>
              </w:r>
            </w:del>
            <w:r>
              <w:rPr>
                <w:i/>
                <w:iCs/>
                <w:sz w:val="18"/>
                <w:szCs w:val="18"/>
              </w:rPr>
              <w:t xml:space="preserve"> is done.</w:t>
            </w:r>
          </w:p>
        </w:tc>
        <w:tc>
          <w:tcPr>
            <w:tcW w:w="1452" w:type="dxa"/>
            <w:tcBorders>
              <w:top w:val="single" w:sz="4" w:space="0" w:color="BFBFBF"/>
              <w:left w:val="single" w:sz="4" w:space="0" w:color="BFBFBF"/>
              <w:bottom w:val="single" w:sz="4" w:space="0" w:color="BFBFBF"/>
              <w:right w:val="single" w:sz="4" w:space="0" w:color="BFBFBF"/>
            </w:tcBorders>
          </w:tcPr>
          <w:p w14:paraId="1EC2173E" w14:textId="746094AC" w:rsidR="006C5AA8" w:rsidRDefault="00000000">
            <w:pPr>
              <w:pStyle w:val="Textintables"/>
              <w:rPr>
                <w:i/>
                <w:iCs/>
                <w:sz w:val="18"/>
                <w:szCs w:val="18"/>
              </w:rPr>
            </w:pPr>
            <w:del w:id="85" w:author="Christopher Tremblay" w:date="2025-07-15T08:51:00Z" w16du:dateUtc="2025-07-15T06:51:00Z">
              <w:r w:rsidDel="005A4DCB">
                <w:rPr>
                  <w:i/>
                  <w:iCs/>
                  <w:sz w:val="18"/>
                  <w:szCs w:val="18"/>
                </w:rPr>
                <w:delText>Self-hosted</w:delText>
              </w:r>
            </w:del>
            <w:ins w:id="86" w:author="Christopher Tremblay" w:date="2025-07-15T08:51:00Z" w16du:dateUtc="2025-07-15T06:51:00Z">
              <w:r w:rsidR="005A4DCB">
                <w:rPr>
                  <w:i/>
                  <w:iCs/>
                  <w:sz w:val="18"/>
                  <w:szCs w:val="18"/>
                </w:rPr>
                <w:t>Manufacturer hosted</w:t>
              </w:r>
            </w:ins>
          </w:p>
        </w:tc>
        <w:tc>
          <w:tcPr>
            <w:tcW w:w="1382" w:type="dxa"/>
            <w:tcBorders>
              <w:top w:val="single" w:sz="4" w:space="0" w:color="BFBFBF"/>
              <w:left w:val="single" w:sz="4" w:space="0" w:color="BFBFBF"/>
              <w:bottom w:val="single" w:sz="4" w:space="0" w:color="BFBFBF"/>
              <w:right w:val="single" w:sz="4" w:space="0" w:color="BFBFBF"/>
            </w:tcBorders>
          </w:tcPr>
          <w:p w14:paraId="17026344" w14:textId="77777777" w:rsidR="006C5AA8" w:rsidRDefault="00000000">
            <w:pPr>
              <w:pStyle w:val="Textintables"/>
              <w:rPr>
                <w:i/>
                <w:iCs/>
                <w:sz w:val="18"/>
                <w:szCs w:val="18"/>
              </w:rPr>
            </w:pPr>
            <w:r>
              <w:rPr>
                <w:i/>
                <w:iCs/>
                <w:sz w:val="18"/>
                <w:szCs w:val="18"/>
              </w:rPr>
              <w:t xml:space="preserve">Via user authentication on </w:t>
            </w:r>
            <w:proofErr w:type="spellStart"/>
            <w:r>
              <w:rPr>
                <w:i/>
                <w:iCs/>
                <w:sz w:val="18"/>
                <w:szCs w:val="18"/>
              </w:rPr>
              <w:t>qualtrics</w:t>
            </w:r>
            <w:proofErr w:type="spellEnd"/>
            <w:r>
              <w:rPr>
                <w:i/>
                <w:iCs/>
                <w:sz w:val="18"/>
                <w:szCs w:val="18"/>
              </w:rPr>
              <w:t xml:space="preserve"> app. They hold strict privacy policy in compliance with GDPR and specific policy for Agreement breaches (</w:t>
            </w:r>
            <w:hyperlink r:id="rId17">
              <w:r w:rsidR="006C5AA8">
                <w:rPr>
                  <w:rStyle w:val="Lienhypertexte1"/>
                  <w:i/>
                  <w:iCs/>
                  <w:sz w:val="18"/>
                  <w:szCs w:val="18"/>
                </w:rPr>
                <w:t>https://success.qualtrics.com/rs/542-FMF-412/images/Qualtrics%20GTC%20DPA%20%28for%20Online%29%20Template%20250523-MJR.pdf?version=0</w:t>
              </w:r>
            </w:hyperlink>
            <w:r>
              <w:rPr>
                <w:i/>
                <w:iCs/>
                <w:sz w:val="18"/>
                <w:szCs w:val="18"/>
              </w:rPr>
              <w:t xml:space="preserve">) </w:t>
            </w:r>
          </w:p>
        </w:tc>
        <w:tc>
          <w:tcPr>
            <w:tcW w:w="1732" w:type="dxa"/>
            <w:tcBorders>
              <w:top w:val="single" w:sz="4" w:space="0" w:color="BFBFBF"/>
              <w:left w:val="single" w:sz="4" w:space="0" w:color="BFBFBF"/>
              <w:bottom w:val="single" w:sz="4" w:space="0" w:color="BFBFBF"/>
              <w:right w:val="single" w:sz="4" w:space="0" w:color="BFBFBF"/>
            </w:tcBorders>
          </w:tcPr>
          <w:p w14:paraId="51A6F4F4" w14:textId="352B31F4" w:rsidR="006C5AA8" w:rsidRDefault="00000000">
            <w:pPr>
              <w:pStyle w:val="Textintables"/>
              <w:rPr>
                <w:i/>
                <w:iCs/>
                <w:sz w:val="18"/>
                <w:szCs w:val="18"/>
              </w:rPr>
            </w:pPr>
            <w:del w:id="87" w:author="Christopher Tremblay" w:date="2025-07-15T08:53:00Z" w16du:dateUtc="2025-07-15T06:53:00Z">
              <w:r w:rsidDel="005A4DCB">
                <w:rPr>
                  <w:i/>
                  <w:iCs/>
                  <w:sz w:val="18"/>
                  <w:szCs w:val="18"/>
                </w:rPr>
                <w:delText xml:space="preserve">Max </w:delText>
              </w:r>
            </w:del>
            <w:ins w:id="88" w:author="Christopher Tremblay" w:date="2025-07-15T08:53:00Z" w16du:dateUtc="2025-07-15T06:53:00Z">
              <w:r w:rsidR="005A4DCB">
                <w:rPr>
                  <w:i/>
                  <w:iCs/>
                  <w:sz w:val="18"/>
                  <w:szCs w:val="18"/>
                </w:rPr>
                <w:t xml:space="preserve">Around </w:t>
              </w:r>
            </w:ins>
            <w:r>
              <w:rPr>
                <w:i/>
                <w:iCs/>
                <w:sz w:val="18"/>
                <w:szCs w:val="18"/>
              </w:rPr>
              <w:t>100Mo</w:t>
            </w:r>
          </w:p>
        </w:tc>
        <w:tc>
          <w:tcPr>
            <w:tcW w:w="1415" w:type="dxa"/>
            <w:tcBorders>
              <w:top w:val="single" w:sz="4" w:space="0" w:color="BFBFBF"/>
              <w:left w:val="single" w:sz="4" w:space="0" w:color="BFBFBF"/>
              <w:bottom w:val="single" w:sz="4" w:space="0" w:color="BFBFBF"/>
              <w:right w:val="single" w:sz="4" w:space="0" w:color="BFBFBF"/>
            </w:tcBorders>
          </w:tcPr>
          <w:p w14:paraId="0D1018E6" w14:textId="77777777" w:rsidR="006C5AA8" w:rsidRDefault="00000000">
            <w:pPr>
              <w:pStyle w:val="Textintables"/>
              <w:rPr>
                <w:i/>
                <w:iCs/>
                <w:sz w:val="18"/>
                <w:szCs w:val="18"/>
              </w:rPr>
            </w:pPr>
            <w:r>
              <w:rPr>
                <w:i/>
                <w:iCs/>
                <w:sz w:val="18"/>
                <w:szCs w:val="18"/>
              </w:rPr>
              <w:t>DT1</w:t>
            </w:r>
          </w:p>
        </w:tc>
      </w:tr>
      <w:tr w:rsidR="006C5AA8" w14:paraId="4B822782" w14:textId="77777777">
        <w:trPr>
          <w:cantSplit/>
        </w:trPr>
        <w:tc>
          <w:tcPr>
            <w:tcW w:w="1097" w:type="dxa"/>
            <w:tcBorders>
              <w:top w:val="single" w:sz="4" w:space="0" w:color="BFBFBF"/>
              <w:left w:val="single" w:sz="4" w:space="0" w:color="BFBFBF"/>
              <w:bottom w:val="single" w:sz="4" w:space="0" w:color="BFBFBF"/>
              <w:right w:val="single" w:sz="4" w:space="0" w:color="BFBFBF"/>
            </w:tcBorders>
          </w:tcPr>
          <w:p w14:paraId="07213941" w14:textId="04966DDD" w:rsidR="006C5AA8" w:rsidRDefault="00000000">
            <w:pPr>
              <w:pStyle w:val="Textintables"/>
              <w:rPr>
                <w:i/>
                <w:iCs/>
                <w:sz w:val="18"/>
                <w:szCs w:val="18"/>
              </w:rPr>
            </w:pPr>
            <w:r>
              <w:rPr>
                <w:i/>
                <w:iCs/>
                <w:sz w:val="18"/>
                <w:szCs w:val="18"/>
              </w:rPr>
              <w:t>EPFL</w:t>
            </w:r>
            <w:ins w:id="89" w:author="Christopher Tremblay" w:date="2025-07-15T08:51:00Z" w16du:dateUtc="2025-07-15T06:51:00Z">
              <w:r w:rsidR="005A4DCB">
                <w:rPr>
                  <w:i/>
                  <w:iCs/>
                  <w:sz w:val="18"/>
                  <w:szCs w:val="18"/>
                </w:rPr>
                <w:t>’</w:t>
              </w:r>
            </w:ins>
            <w:del w:id="90" w:author="Christopher Tremblay" w:date="2025-07-15T08:51:00Z" w16du:dateUtc="2025-07-15T06:51:00Z">
              <w:r w:rsidDel="005A4DCB">
                <w:rPr>
                  <w:i/>
                  <w:iCs/>
                  <w:sz w:val="18"/>
                  <w:szCs w:val="18"/>
                </w:rPr>
                <w:delText>”</w:delText>
              </w:r>
            </w:del>
            <w:r>
              <w:rPr>
                <w:i/>
                <w:iCs/>
                <w:sz w:val="18"/>
                <w:szCs w:val="18"/>
              </w:rPr>
              <w:t>s NAS</w:t>
            </w:r>
          </w:p>
        </w:tc>
        <w:tc>
          <w:tcPr>
            <w:tcW w:w="1416" w:type="dxa"/>
            <w:tcBorders>
              <w:top w:val="single" w:sz="4" w:space="0" w:color="BFBFBF"/>
              <w:left w:val="single" w:sz="4" w:space="0" w:color="BFBFBF"/>
              <w:bottom w:val="single" w:sz="4" w:space="0" w:color="BFBFBF"/>
              <w:right w:val="single" w:sz="4" w:space="0" w:color="BFBFBF"/>
            </w:tcBorders>
          </w:tcPr>
          <w:p w14:paraId="209E2830" w14:textId="77777777" w:rsidR="006C5AA8" w:rsidRDefault="00000000">
            <w:pPr>
              <w:pStyle w:val="Textintables"/>
              <w:rPr>
                <w:i/>
                <w:iCs/>
                <w:sz w:val="18"/>
                <w:szCs w:val="18"/>
              </w:rPr>
            </w:pPr>
            <w:r>
              <w:rPr>
                <w:i/>
                <w:iCs/>
                <w:sz w:val="18"/>
                <w:szCs w:val="18"/>
              </w:rPr>
              <w:t>Data processing, Versioning, Storing, Collaboration,</w:t>
            </w:r>
          </w:p>
        </w:tc>
        <w:tc>
          <w:tcPr>
            <w:tcW w:w="1416" w:type="dxa"/>
            <w:tcBorders>
              <w:top w:val="single" w:sz="4" w:space="0" w:color="BFBFBF"/>
              <w:left w:val="single" w:sz="4" w:space="0" w:color="BFBFBF"/>
              <w:bottom w:val="single" w:sz="4" w:space="0" w:color="BFBFBF"/>
              <w:right w:val="single" w:sz="4" w:space="0" w:color="BFBFBF"/>
            </w:tcBorders>
          </w:tcPr>
          <w:p w14:paraId="6E788E67" w14:textId="580DFC3D" w:rsidR="006C5AA8" w:rsidRDefault="00000000">
            <w:pPr>
              <w:pStyle w:val="Textintables"/>
            </w:pPr>
            <w:del w:id="91" w:author="Christopher Tremblay" w:date="2025-07-15T09:10:00Z" w16du:dateUtc="2025-07-15T07:10:00Z">
              <w:r w:rsidDel="00A74005">
                <w:rPr>
                  <w:i/>
                  <w:iCs/>
                  <w:sz w:val="18"/>
                  <w:szCs w:val="18"/>
                </w:rPr>
                <w:delText>Pseudo-Anonamized datasets and non personal datasets will be stored in independent computers</w:delText>
              </w:r>
            </w:del>
            <w:ins w:id="92" w:author="Christopher Tremblay" w:date="2025-07-15T09:12:00Z" w16du:dateUtc="2025-07-15T07:12:00Z">
              <w:r w:rsidR="00A74005">
                <w:rPr>
                  <w:i/>
                  <w:iCs/>
                  <w:sz w:val="18"/>
                  <w:szCs w:val="18"/>
                </w:rPr>
                <w:t xml:space="preserve">Native backup and </w:t>
              </w:r>
              <w:commentRangeStart w:id="93"/>
              <w:r w:rsidR="00A74005">
                <w:rPr>
                  <w:i/>
                  <w:iCs/>
                  <w:sz w:val="18"/>
                  <w:szCs w:val="18"/>
                </w:rPr>
                <w:t xml:space="preserve">snapshot process </w:t>
              </w:r>
            </w:ins>
            <w:commentRangeEnd w:id="93"/>
            <w:r w:rsidR="00003475">
              <w:rPr>
                <w:rStyle w:val="CommentReference"/>
                <w:rFonts w:eastAsia="Arial"/>
              </w:rPr>
              <w:commentReference w:id="93"/>
            </w:r>
            <w:ins w:id="94" w:author="Christopher Tremblay" w:date="2025-07-15T09:12:00Z" w16du:dateUtc="2025-07-15T07:12:00Z">
              <w:r w:rsidR="00A74005">
                <w:rPr>
                  <w:i/>
                  <w:iCs/>
                  <w:sz w:val="18"/>
                  <w:szCs w:val="18"/>
                </w:rPr>
                <w:t>of the EPFL’s NAS,</w:t>
              </w:r>
            </w:ins>
            <w:ins w:id="95" w:author="Christopher Tremblay" w:date="2025-07-15T09:10:00Z" w16du:dateUtc="2025-07-15T07:10:00Z">
              <w:r w:rsidR="00A74005">
                <w:rPr>
                  <w:i/>
                  <w:iCs/>
                  <w:sz w:val="18"/>
                  <w:szCs w:val="18"/>
                </w:rPr>
                <w:br/>
                <w:t>P</w:t>
              </w:r>
            </w:ins>
            <w:ins w:id="96" w:author="Christopher Tremblay" w:date="2025-07-15T09:11:00Z" w16du:dateUtc="2025-07-15T07:11:00Z">
              <w:r w:rsidR="00A74005">
                <w:rPr>
                  <w:i/>
                  <w:iCs/>
                  <w:sz w:val="18"/>
                  <w:szCs w:val="18"/>
                </w:rPr>
                <w:t>I computers and encrypted/password protected hardware</w:t>
              </w:r>
            </w:ins>
          </w:p>
        </w:tc>
        <w:tc>
          <w:tcPr>
            <w:tcW w:w="1452" w:type="dxa"/>
            <w:tcBorders>
              <w:top w:val="single" w:sz="4" w:space="0" w:color="BFBFBF"/>
              <w:left w:val="single" w:sz="4" w:space="0" w:color="BFBFBF"/>
              <w:bottom w:val="single" w:sz="4" w:space="0" w:color="BFBFBF"/>
              <w:right w:val="single" w:sz="4" w:space="0" w:color="BFBFBF"/>
            </w:tcBorders>
          </w:tcPr>
          <w:p w14:paraId="21FC04E0" w14:textId="2179B1C4" w:rsidR="006C5AA8" w:rsidRDefault="00000000">
            <w:pPr>
              <w:pStyle w:val="Textintables"/>
              <w:rPr>
                <w:i/>
                <w:iCs/>
                <w:sz w:val="18"/>
                <w:szCs w:val="18"/>
              </w:rPr>
            </w:pPr>
            <w:r>
              <w:rPr>
                <w:i/>
                <w:iCs/>
                <w:sz w:val="18"/>
                <w:szCs w:val="18"/>
              </w:rPr>
              <w:t>EPFL</w:t>
            </w:r>
            <w:ins w:id="97" w:author="Christopher Tremblay" w:date="2025-07-15T08:51:00Z" w16du:dateUtc="2025-07-15T06:51:00Z">
              <w:r w:rsidR="005A4DCB">
                <w:rPr>
                  <w:i/>
                  <w:iCs/>
                  <w:sz w:val="18"/>
                  <w:szCs w:val="18"/>
                </w:rPr>
                <w:t>’</w:t>
              </w:r>
            </w:ins>
            <w:del w:id="98" w:author="Christopher Tremblay" w:date="2025-07-15T08:51:00Z" w16du:dateUtc="2025-07-15T06:51:00Z">
              <w:r w:rsidDel="005A4DCB">
                <w:rPr>
                  <w:i/>
                  <w:iCs/>
                  <w:sz w:val="18"/>
                  <w:szCs w:val="18"/>
                </w:rPr>
                <w:delText>”</w:delText>
              </w:r>
            </w:del>
            <w:r>
              <w:rPr>
                <w:i/>
                <w:iCs/>
                <w:sz w:val="18"/>
                <w:szCs w:val="18"/>
              </w:rPr>
              <w:t>s NAS</w:t>
            </w:r>
          </w:p>
        </w:tc>
        <w:tc>
          <w:tcPr>
            <w:tcW w:w="1382" w:type="dxa"/>
            <w:tcBorders>
              <w:top w:val="single" w:sz="4" w:space="0" w:color="BFBFBF"/>
              <w:left w:val="single" w:sz="4" w:space="0" w:color="BFBFBF"/>
              <w:bottom w:val="single" w:sz="4" w:space="0" w:color="BFBFBF"/>
              <w:right w:val="single" w:sz="4" w:space="0" w:color="BFBFBF"/>
            </w:tcBorders>
          </w:tcPr>
          <w:p w14:paraId="5C53B7CD" w14:textId="69D5DC19" w:rsidR="006C5AA8" w:rsidRDefault="00000000">
            <w:pPr>
              <w:pStyle w:val="Textintables"/>
              <w:rPr>
                <w:i/>
                <w:iCs/>
                <w:sz w:val="18"/>
                <w:szCs w:val="18"/>
              </w:rPr>
            </w:pPr>
            <w:del w:id="99" w:author="Christopher Tremblay" w:date="2025-07-15T08:52:00Z" w16du:dateUtc="2025-07-15T06:52:00Z">
              <w:r w:rsidDel="005A4DCB">
                <w:rPr>
                  <w:i/>
                  <w:iCs/>
                  <w:sz w:val="18"/>
                  <w:szCs w:val="18"/>
                </w:rPr>
                <w:delText xml:space="preserve">PIs. </w:delText>
              </w:r>
            </w:del>
            <w:del w:id="100" w:author="Christopher Tremblay" w:date="2025-07-15T09:12:00Z" w16du:dateUtc="2025-07-15T07:12:00Z">
              <w:r w:rsidDel="00A74005">
                <w:rPr>
                  <w:i/>
                  <w:iCs/>
                  <w:sz w:val="18"/>
                  <w:szCs w:val="18"/>
                </w:rPr>
                <w:delText>Within the project</w:delText>
              </w:r>
            </w:del>
            <w:del w:id="101" w:author="Christopher Tremblay" w:date="2025-07-15T08:52:00Z" w16du:dateUtc="2025-07-15T06:52:00Z">
              <w:r w:rsidDel="005A4DCB">
                <w:rPr>
                  <w:i/>
                  <w:iCs/>
                  <w:sz w:val="18"/>
                  <w:szCs w:val="18"/>
                </w:rPr>
                <w:delText>s</w:delText>
              </w:r>
            </w:del>
            <w:del w:id="102" w:author="Christopher Tremblay" w:date="2025-07-15T09:12:00Z" w16du:dateUtc="2025-07-15T07:12:00Z">
              <w:r w:rsidDel="00A74005">
                <w:rPr>
                  <w:i/>
                  <w:iCs/>
                  <w:sz w:val="18"/>
                  <w:szCs w:val="18"/>
                </w:rPr>
                <w:delText xml:space="preserve"> the 2 Pis are the honnest brokers.</w:delText>
              </w:r>
            </w:del>
            <w:ins w:id="103" w:author="Christopher Tremblay" w:date="2025-07-15T09:12:00Z" w16du:dateUtc="2025-07-15T07:12:00Z">
              <w:r w:rsidR="00A74005">
                <w:rPr>
                  <w:i/>
                  <w:iCs/>
                  <w:sz w:val="18"/>
                  <w:szCs w:val="18"/>
                </w:rPr>
                <w:t xml:space="preserve">Native access rights management </w:t>
              </w:r>
            </w:ins>
            <w:ins w:id="104" w:author="Christopher Tremblay" w:date="2025-07-15T09:13:00Z" w16du:dateUtc="2025-07-15T07:13:00Z">
              <w:r w:rsidR="00A74005">
                <w:rPr>
                  <w:i/>
                  <w:iCs/>
                  <w:sz w:val="18"/>
                  <w:szCs w:val="18"/>
                </w:rPr>
                <w:t>provided by the EPFL’s NAS based on GASPAR authentication dependent of the project.</w:t>
              </w:r>
            </w:ins>
          </w:p>
        </w:tc>
        <w:tc>
          <w:tcPr>
            <w:tcW w:w="1732" w:type="dxa"/>
            <w:tcBorders>
              <w:top w:val="single" w:sz="4" w:space="0" w:color="BFBFBF"/>
              <w:left w:val="single" w:sz="4" w:space="0" w:color="BFBFBF"/>
              <w:bottom w:val="single" w:sz="4" w:space="0" w:color="BFBFBF"/>
              <w:right w:val="single" w:sz="4" w:space="0" w:color="BFBFBF"/>
            </w:tcBorders>
          </w:tcPr>
          <w:p w14:paraId="12BF16AE" w14:textId="217327CC" w:rsidR="006C5AA8" w:rsidRDefault="00000000">
            <w:pPr>
              <w:pStyle w:val="Textintables"/>
              <w:rPr>
                <w:i/>
                <w:iCs/>
                <w:sz w:val="18"/>
                <w:szCs w:val="18"/>
              </w:rPr>
            </w:pPr>
            <w:del w:id="105" w:author="Christopher Tremblay" w:date="2025-07-15T08:53:00Z" w16du:dateUtc="2025-07-15T06:53:00Z">
              <w:r w:rsidDel="005A4DCB">
                <w:rPr>
                  <w:i/>
                  <w:iCs/>
                  <w:sz w:val="18"/>
                  <w:szCs w:val="18"/>
                </w:rPr>
                <w:delText xml:space="preserve">Max </w:delText>
              </w:r>
            </w:del>
            <w:ins w:id="106" w:author="Christopher Tremblay" w:date="2025-07-15T08:53:00Z" w16du:dateUtc="2025-07-15T06:53:00Z">
              <w:r w:rsidR="005A4DCB">
                <w:rPr>
                  <w:i/>
                  <w:iCs/>
                  <w:sz w:val="18"/>
                  <w:szCs w:val="18"/>
                </w:rPr>
                <w:t xml:space="preserve">Around </w:t>
              </w:r>
            </w:ins>
            <w:r>
              <w:rPr>
                <w:i/>
                <w:iCs/>
                <w:sz w:val="18"/>
                <w:szCs w:val="18"/>
              </w:rPr>
              <w:t>100 Mo</w:t>
            </w:r>
          </w:p>
        </w:tc>
        <w:tc>
          <w:tcPr>
            <w:tcW w:w="1415" w:type="dxa"/>
            <w:tcBorders>
              <w:top w:val="single" w:sz="4" w:space="0" w:color="BFBFBF"/>
              <w:left w:val="single" w:sz="4" w:space="0" w:color="BFBFBF"/>
              <w:bottom w:val="single" w:sz="4" w:space="0" w:color="BFBFBF"/>
              <w:right w:val="single" w:sz="4" w:space="0" w:color="BFBFBF"/>
            </w:tcBorders>
          </w:tcPr>
          <w:p w14:paraId="47D5D792" w14:textId="77777777" w:rsidR="006C5AA8" w:rsidRDefault="00000000">
            <w:pPr>
              <w:pStyle w:val="Textintables"/>
              <w:rPr>
                <w:i/>
                <w:iCs/>
                <w:sz w:val="18"/>
                <w:szCs w:val="18"/>
              </w:rPr>
            </w:pPr>
            <w:r>
              <w:rPr>
                <w:i/>
                <w:iCs/>
                <w:sz w:val="18"/>
                <w:szCs w:val="18"/>
              </w:rPr>
              <w:t>DT2, 3, and 4</w:t>
            </w:r>
          </w:p>
          <w:p w14:paraId="71BBC504" w14:textId="77777777" w:rsidR="006C5AA8" w:rsidRDefault="00000000">
            <w:pPr>
              <w:pStyle w:val="Textintables"/>
              <w:rPr>
                <w:i/>
                <w:iCs/>
                <w:sz w:val="18"/>
                <w:szCs w:val="18"/>
              </w:rPr>
            </w:pPr>
            <w:r>
              <w:rPr>
                <w:i/>
                <w:iCs/>
                <w:sz w:val="18"/>
                <w:szCs w:val="18"/>
              </w:rPr>
              <w:t>COD1 and 2</w:t>
            </w:r>
          </w:p>
        </w:tc>
      </w:tr>
      <w:tr w:rsidR="006C5AA8" w14:paraId="4AD292BD" w14:textId="77777777">
        <w:trPr>
          <w:cantSplit/>
        </w:trPr>
        <w:tc>
          <w:tcPr>
            <w:tcW w:w="1097" w:type="dxa"/>
            <w:tcBorders>
              <w:left w:val="single" w:sz="4" w:space="0" w:color="BFBFBF"/>
              <w:bottom w:val="single" w:sz="4" w:space="0" w:color="BFBFBF"/>
              <w:right w:val="single" w:sz="4" w:space="0" w:color="BFBFBF"/>
            </w:tcBorders>
          </w:tcPr>
          <w:p w14:paraId="5B328635" w14:textId="2A9F1A98" w:rsidR="006C5AA8" w:rsidRDefault="00000000">
            <w:pPr>
              <w:pStyle w:val="Textintables"/>
              <w:rPr>
                <w:i/>
                <w:iCs/>
                <w:sz w:val="18"/>
                <w:szCs w:val="18"/>
              </w:rPr>
            </w:pPr>
            <w:del w:id="107" w:author="Christopher Tremblay" w:date="2025-07-15T09:11:00Z" w16du:dateUtc="2025-07-15T07:11:00Z">
              <w:r w:rsidDel="00A74005">
                <w:rPr>
                  <w:i/>
                  <w:iCs/>
                  <w:sz w:val="18"/>
                  <w:szCs w:val="18"/>
                </w:rPr>
                <w:delText>Hardware encrypted and password protected</w:delText>
              </w:r>
            </w:del>
          </w:p>
        </w:tc>
        <w:tc>
          <w:tcPr>
            <w:tcW w:w="1416" w:type="dxa"/>
            <w:tcBorders>
              <w:left w:val="single" w:sz="4" w:space="0" w:color="BFBFBF"/>
              <w:bottom w:val="single" w:sz="4" w:space="0" w:color="BFBFBF"/>
              <w:right w:val="single" w:sz="4" w:space="0" w:color="BFBFBF"/>
            </w:tcBorders>
          </w:tcPr>
          <w:p w14:paraId="3C53933E" w14:textId="7BC89368" w:rsidR="006C5AA8" w:rsidRDefault="00000000">
            <w:pPr>
              <w:pStyle w:val="Textintables"/>
              <w:rPr>
                <w:i/>
                <w:iCs/>
                <w:sz w:val="18"/>
                <w:szCs w:val="18"/>
              </w:rPr>
            </w:pPr>
            <w:del w:id="108" w:author="Christopher Tremblay" w:date="2025-07-15T09:11:00Z" w16du:dateUtc="2025-07-15T07:11:00Z">
              <w:r w:rsidDel="00A74005">
                <w:rPr>
                  <w:i/>
                  <w:iCs/>
                  <w:sz w:val="18"/>
                  <w:szCs w:val="18"/>
                </w:rPr>
                <w:delText>Data processing, Versioning, Storing, Collaboration,</w:delText>
              </w:r>
            </w:del>
          </w:p>
        </w:tc>
        <w:tc>
          <w:tcPr>
            <w:tcW w:w="1416" w:type="dxa"/>
            <w:tcBorders>
              <w:left w:val="single" w:sz="4" w:space="0" w:color="BFBFBF"/>
              <w:bottom w:val="single" w:sz="4" w:space="0" w:color="BFBFBF"/>
              <w:right w:val="single" w:sz="4" w:space="0" w:color="BFBFBF"/>
            </w:tcBorders>
          </w:tcPr>
          <w:p w14:paraId="6D449241" w14:textId="62A7A0E1" w:rsidR="006C5AA8" w:rsidRDefault="00000000">
            <w:pPr>
              <w:pStyle w:val="Textintables"/>
            </w:pPr>
            <w:del w:id="109" w:author="Christopher Tremblay" w:date="2025-07-15T09:11:00Z" w16du:dateUtc="2025-07-15T07:11:00Z">
              <w:r w:rsidDel="00A74005">
                <w:rPr>
                  <w:i/>
                  <w:iCs/>
                  <w:sz w:val="18"/>
                  <w:szCs w:val="18"/>
                </w:rPr>
                <w:delText xml:space="preserve">Pseudo-Anonamized datasets and non personal datasets will be stored in independent </w:delText>
              </w:r>
            </w:del>
            <w:del w:id="110" w:author="Christopher Tremblay" w:date="2025-07-15T08:52:00Z" w16du:dateUtc="2025-07-15T06:52:00Z">
              <w:r w:rsidDel="005A4DCB">
                <w:rPr>
                  <w:i/>
                  <w:iCs/>
                  <w:sz w:val="18"/>
                  <w:szCs w:val="18"/>
                </w:rPr>
                <w:delText>computers</w:delText>
              </w:r>
            </w:del>
          </w:p>
        </w:tc>
        <w:tc>
          <w:tcPr>
            <w:tcW w:w="1452" w:type="dxa"/>
            <w:tcBorders>
              <w:left w:val="single" w:sz="4" w:space="0" w:color="BFBFBF"/>
              <w:bottom w:val="single" w:sz="4" w:space="0" w:color="BFBFBF"/>
              <w:right w:val="single" w:sz="4" w:space="0" w:color="BFBFBF"/>
            </w:tcBorders>
          </w:tcPr>
          <w:p w14:paraId="7AABB48E" w14:textId="18C5DD12" w:rsidR="006C5AA8" w:rsidRDefault="00000000">
            <w:pPr>
              <w:pStyle w:val="Textintables"/>
              <w:rPr>
                <w:i/>
                <w:iCs/>
                <w:sz w:val="18"/>
                <w:szCs w:val="18"/>
              </w:rPr>
            </w:pPr>
            <w:del w:id="111" w:author="Christopher Tremblay" w:date="2025-07-15T09:11:00Z" w16du:dateUtc="2025-07-15T07:11:00Z">
              <w:r w:rsidDel="00A74005">
                <w:rPr>
                  <w:i/>
                  <w:iCs/>
                  <w:sz w:val="18"/>
                  <w:szCs w:val="18"/>
                </w:rPr>
                <w:delText>Hardware</w:delText>
              </w:r>
            </w:del>
          </w:p>
        </w:tc>
        <w:tc>
          <w:tcPr>
            <w:tcW w:w="1382" w:type="dxa"/>
            <w:tcBorders>
              <w:left w:val="single" w:sz="4" w:space="0" w:color="BFBFBF"/>
              <w:bottom w:val="single" w:sz="4" w:space="0" w:color="BFBFBF"/>
              <w:right w:val="single" w:sz="4" w:space="0" w:color="BFBFBF"/>
            </w:tcBorders>
          </w:tcPr>
          <w:p w14:paraId="283AAFD6" w14:textId="2D11B7D9" w:rsidR="006C5AA8" w:rsidRDefault="005A4DCB">
            <w:pPr>
              <w:pStyle w:val="Textintables"/>
              <w:rPr>
                <w:i/>
                <w:iCs/>
                <w:sz w:val="18"/>
                <w:szCs w:val="18"/>
              </w:rPr>
            </w:pPr>
            <w:del w:id="112" w:author="Christopher Tremblay" w:date="2025-07-15T08:52:00Z" w16du:dateUtc="2025-07-15T06:52:00Z">
              <w:r w:rsidDel="005A4DCB">
                <w:rPr>
                  <w:i/>
                  <w:iCs/>
                  <w:sz w:val="18"/>
                  <w:szCs w:val="18"/>
                </w:rPr>
                <w:delText>PIs</w:delText>
              </w:r>
            </w:del>
          </w:p>
        </w:tc>
        <w:tc>
          <w:tcPr>
            <w:tcW w:w="1732" w:type="dxa"/>
            <w:tcBorders>
              <w:left w:val="single" w:sz="4" w:space="0" w:color="BFBFBF"/>
              <w:bottom w:val="single" w:sz="4" w:space="0" w:color="BFBFBF"/>
              <w:right w:val="single" w:sz="4" w:space="0" w:color="BFBFBF"/>
            </w:tcBorders>
          </w:tcPr>
          <w:p w14:paraId="6E786F25" w14:textId="6B355E42" w:rsidR="006C5AA8" w:rsidRDefault="00000000">
            <w:pPr>
              <w:pStyle w:val="Textintables"/>
              <w:rPr>
                <w:i/>
                <w:iCs/>
                <w:sz w:val="18"/>
                <w:szCs w:val="18"/>
              </w:rPr>
            </w:pPr>
            <w:del w:id="113" w:author="Christopher Tremblay" w:date="2025-07-15T08:53:00Z" w16du:dateUtc="2025-07-15T06:53:00Z">
              <w:r w:rsidDel="005A4DCB">
                <w:rPr>
                  <w:i/>
                  <w:iCs/>
                  <w:sz w:val="18"/>
                  <w:szCs w:val="18"/>
                </w:rPr>
                <w:delText xml:space="preserve">Max </w:delText>
              </w:r>
            </w:del>
            <w:del w:id="114" w:author="Christopher Tremblay" w:date="2025-07-15T09:11:00Z" w16du:dateUtc="2025-07-15T07:11:00Z">
              <w:r w:rsidDel="00A74005">
                <w:rPr>
                  <w:i/>
                  <w:iCs/>
                  <w:sz w:val="18"/>
                  <w:szCs w:val="18"/>
                </w:rPr>
                <w:delText>100 Mo</w:delText>
              </w:r>
            </w:del>
          </w:p>
        </w:tc>
        <w:tc>
          <w:tcPr>
            <w:tcW w:w="1415" w:type="dxa"/>
            <w:tcBorders>
              <w:left w:val="single" w:sz="4" w:space="0" w:color="BFBFBF"/>
              <w:bottom w:val="single" w:sz="4" w:space="0" w:color="BFBFBF"/>
              <w:right w:val="single" w:sz="4" w:space="0" w:color="BFBFBF"/>
            </w:tcBorders>
          </w:tcPr>
          <w:p w14:paraId="1D4CC672" w14:textId="32C81324" w:rsidR="006C5AA8" w:rsidDel="00A74005" w:rsidRDefault="00000000">
            <w:pPr>
              <w:pStyle w:val="Textintables"/>
              <w:rPr>
                <w:del w:id="115" w:author="Christopher Tremblay" w:date="2025-07-15T09:11:00Z" w16du:dateUtc="2025-07-15T07:11:00Z"/>
                <w:i/>
                <w:iCs/>
                <w:sz w:val="18"/>
                <w:szCs w:val="18"/>
              </w:rPr>
            </w:pPr>
            <w:del w:id="116" w:author="Christopher Tremblay" w:date="2025-07-15T09:11:00Z" w16du:dateUtc="2025-07-15T07:11:00Z">
              <w:r w:rsidDel="00A74005">
                <w:rPr>
                  <w:i/>
                  <w:iCs/>
                  <w:sz w:val="18"/>
                  <w:szCs w:val="18"/>
                </w:rPr>
                <w:delText>DT2, 3, and 4</w:delText>
              </w:r>
            </w:del>
          </w:p>
          <w:p w14:paraId="2565BB63" w14:textId="4093095F" w:rsidR="006C5AA8" w:rsidRDefault="00000000">
            <w:pPr>
              <w:pStyle w:val="Textintables"/>
              <w:rPr>
                <w:i/>
                <w:iCs/>
                <w:sz w:val="18"/>
                <w:szCs w:val="18"/>
              </w:rPr>
            </w:pPr>
            <w:del w:id="117" w:author="Christopher Tremblay" w:date="2025-07-15T09:11:00Z" w16du:dateUtc="2025-07-15T07:11:00Z">
              <w:r w:rsidDel="00A74005">
                <w:rPr>
                  <w:i/>
                  <w:iCs/>
                  <w:sz w:val="18"/>
                  <w:szCs w:val="18"/>
                </w:rPr>
                <w:delText>COD1 and 2</w:delText>
              </w:r>
            </w:del>
          </w:p>
        </w:tc>
      </w:tr>
      <w:tr w:rsidR="006C5AA8" w14:paraId="07AFEE88" w14:textId="77777777">
        <w:trPr>
          <w:cantSplit/>
        </w:trPr>
        <w:tc>
          <w:tcPr>
            <w:tcW w:w="1097" w:type="dxa"/>
            <w:tcBorders>
              <w:top w:val="single" w:sz="4" w:space="0" w:color="BFBFBF"/>
              <w:left w:val="single" w:sz="4" w:space="0" w:color="BFBFBF"/>
              <w:bottom w:val="single" w:sz="4" w:space="0" w:color="BFBFBF"/>
              <w:right w:val="single" w:sz="4" w:space="0" w:color="BFBFBF"/>
            </w:tcBorders>
          </w:tcPr>
          <w:p w14:paraId="0B544B55" w14:textId="65876F5B" w:rsidR="006C5AA8" w:rsidRDefault="00000000">
            <w:pPr>
              <w:pStyle w:val="Textintables"/>
              <w:rPr>
                <w:i/>
                <w:iCs/>
                <w:sz w:val="18"/>
                <w:szCs w:val="18"/>
              </w:rPr>
            </w:pPr>
            <w:commentRangeStart w:id="118"/>
            <w:del w:id="119" w:author="Christopher Tremblay" w:date="2025-07-15T09:10:00Z" w16du:dateUtc="2025-07-15T07:10:00Z">
              <w:r w:rsidDel="00A74005">
                <w:rPr>
                  <w:i/>
                  <w:iCs/>
                  <w:sz w:val="18"/>
                  <w:szCs w:val="18"/>
                </w:rPr>
                <w:delText xml:space="preserve">PI </w:delText>
              </w:r>
            </w:del>
            <w:del w:id="120" w:author="Christopher Tremblay" w:date="2025-07-15T08:53:00Z" w16du:dateUtc="2025-07-15T06:53:00Z">
              <w:r w:rsidDel="005A4DCB">
                <w:rPr>
                  <w:i/>
                  <w:iCs/>
                  <w:sz w:val="18"/>
                  <w:szCs w:val="18"/>
                </w:rPr>
                <w:delText xml:space="preserve">personal </w:delText>
              </w:r>
            </w:del>
            <w:del w:id="121" w:author="Christopher Tremblay" w:date="2025-07-15T09:10:00Z" w16du:dateUtc="2025-07-15T07:10:00Z">
              <w:r w:rsidDel="00A74005">
                <w:rPr>
                  <w:i/>
                  <w:iCs/>
                  <w:sz w:val="18"/>
                  <w:szCs w:val="18"/>
                </w:rPr>
                <w:delText>computers</w:delText>
              </w:r>
            </w:del>
          </w:p>
        </w:tc>
        <w:tc>
          <w:tcPr>
            <w:tcW w:w="1416" w:type="dxa"/>
            <w:tcBorders>
              <w:top w:val="single" w:sz="4" w:space="0" w:color="BFBFBF"/>
              <w:left w:val="single" w:sz="4" w:space="0" w:color="BFBFBF"/>
              <w:bottom w:val="single" w:sz="4" w:space="0" w:color="BFBFBF"/>
              <w:right w:val="single" w:sz="4" w:space="0" w:color="BFBFBF"/>
            </w:tcBorders>
          </w:tcPr>
          <w:p w14:paraId="3BDABA38" w14:textId="0247AFEE" w:rsidR="006C5AA8" w:rsidRDefault="00000000">
            <w:pPr>
              <w:pStyle w:val="Textintables"/>
              <w:rPr>
                <w:i/>
                <w:iCs/>
                <w:sz w:val="18"/>
                <w:szCs w:val="18"/>
              </w:rPr>
            </w:pPr>
            <w:del w:id="122" w:author="Christopher Tremblay" w:date="2025-07-15T09:10:00Z" w16du:dateUtc="2025-07-15T07:10:00Z">
              <w:r w:rsidDel="00A74005">
                <w:rPr>
                  <w:i/>
                  <w:iCs/>
                  <w:sz w:val="18"/>
                  <w:szCs w:val="18"/>
                </w:rPr>
                <w:delText>Back-up</w:delText>
              </w:r>
            </w:del>
          </w:p>
        </w:tc>
        <w:tc>
          <w:tcPr>
            <w:tcW w:w="1416" w:type="dxa"/>
            <w:tcBorders>
              <w:top w:val="single" w:sz="4" w:space="0" w:color="BFBFBF"/>
              <w:left w:val="single" w:sz="4" w:space="0" w:color="BFBFBF"/>
              <w:bottom w:val="single" w:sz="4" w:space="0" w:color="BFBFBF"/>
              <w:right w:val="single" w:sz="4" w:space="0" w:color="BFBFBF"/>
            </w:tcBorders>
          </w:tcPr>
          <w:p w14:paraId="5126D4FA" w14:textId="44CE2359" w:rsidR="006C5AA8" w:rsidRDefault="005A4DCB">
            <w:pPr>
              <w:pStyle w:val="Textintables"/>
              <w:rPr>
                <w:i/>
                <w:iCs/>
                <w:sz w:val="18"/>
                <w:szCs w:val="18"/>
              </w:rPr>
            </w:pPr>
            <w:del w:id="123" w:author="Christopher Tremblay" w:date="2025-07-15T08:53:00Z" w16du:dateUtc="2025-07-15T06:53:00Z">
              <w:r w:rsidDel="005A4DCB">
                <w:rPr>
                  <w:i/>
                  <w:iCs/>
                  <w:sz w:val="18"/>
                  <w:szCs w:val="18"/>
                </w:rPr>
                <w:delText>-</w:delText>
              </w:r>
            </w:del>
          </w:p>
        </w:tc>
        <w:tc>
          <w:tcPr>
            <w:tcW w:w="1452" w:type="dxa"/>
            <w:tcBorders>
              <w:top w:val="single" w:sz="4" w:space="0" w:color="BFBFBF"/>
              <w:left w:val="single" w:sz="4" w:space="0" w:color="BFBFBF"/>
              <w:bottom w:val="single" w:sz="4" w:space="0" w:color="BFBFBF"/>
              <w:right w:val="single" w:sz="4" w:space="0" w:color="BFBFBF"/>
            </w:tcBorders>
          </w:tcPr>
          <w:p w14:paraId="59C56478" w14:textId="4F96076D" w:rsidR="006C5AA8" w:rsidRDefault="00000000">
            <w:pPr>
              <w:pStyle w:val="Textintables"/>
              <w:rPr>
                <w:i/>
                <w:iCs/>
                <w:sz w:val="18"/>
                <w:szCs w:val="18"/>
              </w:rPr>
            </w:pPr>
            <w:del w:id="124" w:author="Christopher Tremblay" w:date="2025-07-15T08:53:00Z" w16du:dateUtc="2025-07-15T06:53:00Z">
              <w:r w:rsidDel="005A4DCB">
                <w:rPr>
                  <w:i/>
                  <w:iCs/>
                  <w:sz w:val="18"/>
                  <w:szCs w:val="18"/>
                </w:rPr>
                <w:delText>None</w:delText>
              </w:r>
            </w:del>
          </w:p>
        </w:tc>
        <w:tc>
          <w:tcPr>
            <w:tcW w:w="1382" w:type="dxa"/>
            <w:tcBorders>
              <w:top w:val="single" w:sz="4" w:space="0" w:color="BFBFBF"/>
              <w:left w:val="single" w:sz="4" w:space="0" w:color="BFBFBF"/>
              <w:bottom w:val="single" w:sz="4" w:space="0" w:color="BFBFBF"/>
              <w:right w:val="single" w:sz="4" w:space="0" w:color="BFBFBF"/>
            </w:tcBorders>
          </w:tcPr>
          <w:p w14:paraId="04AC2DC8" w14:textId="148B9103" w:rsidR="006C5AA8" w:rsidRDefault="00000000">
            <w:pPr>
              <w:pStyle w:val="Textintables"/>
              <w:rPr>
                <w:i/>
                <w:iCs/>
                <w:sz w:val="18"/>
                <w:szCs w:val="18"/>
              </w:rPr>
            </w:pPr>
            <w:del w:id="125" w:author="Christopher Tremblay" w:date="2025-07-15T08:53:00Z" w16du:dateUtc="2025-07-15T06:53:00Z">
              <w:r w:rsidDel="005A4DCB">
                <w:rPr>
                  <w:i/>
                  <w:iCs/>
                  <w:sz w:val="18"/>
                  <w:szCs w:val="18"/>
                </w:rPr>
                <w:delText>PIs</w:delText>
              </w:r>
            </w:del>
          </w:p>
        </w:tc>
        <w:tc>
          <w:tcPr>
            <w:tcW w:w="1732" w:type="dxa"/>
            <w:tcBorders>
              <w:top w:val="single" w:sz="4" w:space="0" w:color="BFBFBF"/>
              <w:left w:val="single" w:sz="4" w:space="0" w:color="BFBFBF"/>
              <w:bottom w:val="single" w:sz="4" w:space="0" w:color="BFBFBF"/>
              <w:right w:val="single" w:sz="4" w:space="0" w:color="BFBFBF"/>
            </w:tcBorders>
          </w:tcPr>
          <w:p w14:paraId="5C65117E" w14:textId="3A6BF961" w:rsidR="006C5AA8" w:rsidRDefault="00000000">
            <w:pPr>
              <w:pStyle w:val="Textintables"/>
              <w:rPr>
                <w:i/>
                <w:iCs/>
                <w:sz w:val="18"/>
                <w:szCs w:val="18"/>
              </w:rPr>
            </w:pPr>
            <w:del w:id="126" w:author="Christopher Tremblay" w:date="2025-07-15T08:53:00Z" w16du:dateUtc="2025-07-15T06:53:00Z">
              <w:r w:rsidDel="005A4DCB">
                <w:rPr>
                  <w:i/>
                  <w:iCs/>
                  <w:sz w:val="18"/>
                  <w:szCs w:val="18"/>
                </w:rPr>
                <w:delText xml:space="preserve">Max </w:delText>
              </w:r>
            </w:del>
            <w:del w:id="127" w:author="Christopher Tremblay" w:date="2025-07-15T09:10:00Z" w16du:dateUtc="2025-07-15T07:10:00Z">
              <w:r w:rsidDel="00A74005">
                <w:rPr>
                  <w:i/>
                  <w:iCs/>
                  <w:sz w:val="18"/>
                  <w:szCs w:val="18"/>
                </w:rPr>
                <w:delText>100 Mo</w:delText>
              </w:r>
            </w:del>
          </w:p>
        </w:tc>
        <w:tc>
          <w:tcPr>
            <w:tcW w:w="1415" w:type="dxa"/>
            <w:tcBorders>
              <w:top w:val="single" w:sz="4" w:space="0" w:color="BFBFBF"/>
              <w:left w:val="single" w:sz="4" w:space="0" w:color="BFBFBF"/>
              <w:bottom w:val="single" w:sz="4" w:space="0" w:color="BFBFBF"/>
              <w:right w:val="single" w:sz="4" w:space="0" w:color="BFBFBF"/>
            </w:tcBorders>
          </w:tcPr>
          <w:p w14:paraId="2C5D05B0" w14:textId="0D416DA4" w:rsidR="006C5AA8" w:rsidRDefault="00000000">
            <w:pPr>
              <w:pStyle w:val="Textintables"/>
              <w:rPr>
                <w:i/>
                <w:iCs/>
                <w:sz w:val="18"/>
                <w:szCs w:val="18"/>
              </w:rPr>
            </w:pPr>
            <w:del w:id="128" w:author="Christopher Tremblay" w:date="2025-07-15T09:10:00Z" w16du:dateUtc="2025-07-15T07:10:00Z">
              <w:r w:rsidDel="00A74005">
                <w:rPr>
                  <w:i/>
                  <w:iCs/>
                  <w:sz w:val="18"/>
                  <w:szCs w:val="18"/>
                </w:rPr>
                <w:delText>DT3 and DT4</w:delText>
              </w:r>
            </w:del>
            <w:commentRangeEnd w:id="118"/>
            <w:r w:rsidR="00A74005">
              <w:rPr>
                <w:rStyle w:val="CommentReference"/>
                <w:rFonts w:eastAsia="Arial"/>
              </w:rPr>
              <w:commentReference w:id="118"/>
            </w:r>
          </w:p>
        </w:tc>
      </w:tr>
    </w:tbl>
    <w:p w14:paraId="035E96BA" w14:textId="77777777" w:rsidR="006C5AA8" w:rsidRDefault="00000000">
      <w:r>
        <w:br w:type="page"/>
      </w:r>
    </w:p>
    <w:p w14:paraId="5EC8FD57" w14:textId="77777777" w:rsidR="006C5AA8" w:rsidRDefault="006C5AA8">
      <w:pPr>
        <w:rPr>
          <w:sz w:val="2"/>
          <w:szCs w:val="2"/>
        </w:rPr>
      </w:pPr>
    </w:p>
    <w:p w14:paraId="5FABCD0B" w14:textId="77777777" w:rsidR="006C5AA8" w:rsidRDefault="00000000">
      <w:pPr>
        <w:pStyle w:val="Heading1"/>
      </w:pPr>
      <w:bookmarkStart w:id="129" w:name="_Toc185095993"/>
      <w:r>
        <w:rPr>
          <w:color w:val="FF0000"/>
        </w:rPr>
        <w:t xml:space="preserve">Part 4. </w:t>
      </w:r>
      <w:r>
        <w:t>Data &amp; Code Long Term Preservation</w:t>
      </w:r>
      <w:r>
        <w:rPr>
          <w:rStyle w:val="Appelnotedebasdep1"/>
        </w:rPr>
        <w:footnoteReference w:id="6"/>
      </w:r>
      <w:bookmarkEnd w:id="129"/>
    </w:p>
    <w:p w14:paraId="7EE98B81" w14:textId="77777777" w:rsidR="006C5AA8" w:rsidRDefault="00000000">
      <w:r>
        <w:t xml:space="preserve">It is expected that the preservation for all datasets of </w:t>
      </w:r>
      <w:r>
        <w:rPr>
          <w:i/>
          <w:iCs/>
        </w:rPr>
        <w:t>Part 2</w:t>
      </w:r>
      <w:r>
        <w:t xml:space="preserve"> is discussed here. For column </w:t>
      </w:r>
      <w:r>
        <w:rPr>
          <w:i/>
          <w:iCs/>
        </w:rPr>
        <w:t>P4a</w:t>
      </w:r>
      <w:r>
        <w:t xml:space="preserve">, use all and the same identifiers # as in </w:t>
      </w:r>
      <w:r>
        <w:rPr>
          <w:i/>
          <w:iCs/>
        </w:rPr>
        <w:t>P2a</w:t>
      </w:r>
      <w:r>
        <w:t>.</w:t>
      </w:r>
    </w:p>
    <w:tbl>
      <w:tblPr>
        <w:tblW w:w="9918" w:type="dxa"/>
        <w:tblInd w:w="113" w:type="dxa"/>
        <w:tblLayout w:type="fixed"/>
        <w:tblLook w:val="0000" w:firstRow="0" w:lastRow="0" w:firstColumn="0" w:lastColumn="0" w:noHBand="0" w:noVBand="0"/>
      </w:tblPr>
      <w:tblGrid>
        <w:gridCol w:w="1129"/>
        <w:gridCol w:w="1136"/>
        <w:gridCol w:w="1275"/>
        <w:gridCol w:w="1277"/>
        <w:gridCol w:w="1417"/>
        <w:gridCol w:w="1418"/>
        <w:gridCol w:w="1276"/>
        <w:gridCol w:w="990"/>
      </w:tblGrid>
      <w:tr w:rsidR="006C5AA8" w14:paraId="701DBE94" w14:textId="77777777">
        <w:trPr>
          <w:cantSplit/>
        </w:trPr>
        <w:tc>
          <w:tcPr>
            <w:tcW w:w="1128" w:type="dxa"/>
            <w:tcBorders>
              <w:top w:val="single" w:sz="4" w:space="0" w:color="BFBFBF"/>
              <w:left w:val="single" w:sz="4" w:space="0" w:color="BFBFBF"/>
              <w:bottom w:val="single" w:sz="4" w:space="0" w:color="BFBFBF"/>
              <w:right w:val="single" w:sz="4" w:space="0" w:color="BFBFBF"/>
            </w:tcBorders>
            <w:shd w:val="clear" w:color="auto" w:fill="F2F2F2"/>
          </w:tcPr>
          <w:p w14:paraId="6099CB72" w14:textId="77777777" w:rsidR="006C5AA8" w:rsidRDefault="00000000">
            <w:pPr>
              <w:pStyle w:val="Textintables"/>
            </w:pPr>
            <w:r>
              <w:rPr>
                <w:b/>
                <w:bCs/>
                <w:color w:val="FF0000"/>
                <w:sz w:val="18"/>
                <w:szCs w:val="18"/>
              </w:rPr>
              <w:t>P4a. [MA]</w:t>
            </w:r>
            <w:r>
              <w:rPr>
                <w:sz w:val="18"/>
                <w:szCs w:val="18"/>
              </w:rPr>
              <w:br/>
              <w:t># (same as P2a.)</w:t>
            </w:r>
          </w:p>
        </w:tc>
        <w:tc>
          <w:tcPr>
            <w:tcW w:w="1135" w:type="dxa"/>
            <w:tcBorders>
              <w:top w:val="single" w:sz="4" w:space="0" w:color="BFBFBF"/>
              <w:left w:val="single" w:sz="4" w:space="0" w:color="BFBFBF"/>
              <w:bottom w:val="single" w:sz="4" w:space="0" w:color="BFBFBF"/>
              <w:right w:val="single" w:sz="4" w:space="0" w:color="BFBFBF"/>
            </w:tcBorders>
            <w:shd w:val="clear" w:color="auto" w:fill="F2F2F2"/>
          </w:tcPr>
          <w:p w14:paraId="071ED0B9" w14:textId="77777777" w:rsidR="006C5AA8" w:rsidRDefault="00000000">
            <w:pPr>
              <w:pStyle w:val="Textintables"/>
            </w:pPr>
            <w:r>
              <w:rPr>
                <w:b/>
                <w:bCs/>
                <w:color w:val="FF0000"/>
                <w:sz w:val="18"/>
                <w:szCs w:val="18"/>
              </w:rPr>
              <w:t>P4b. [M]</w:t>
            </w:r>
            <w:r>
              <w:rPr>
                <w:sz w:val="18"/>
                <w:szCs w:val="18"/>
              </w:rPr>
              <w:br/>
              <w:t>What will be preserved?</w:t>
            </w:r>
          </w:p>
        </w:tc>
        <w:tc>
          <w:tcPr>
            <w:tcW w:w="1275" w:type="dxa"/>
            <w:tcBorders>
              <w:top w:val="single" w:sz="4" w:space="0" w:color="BFBFBF"/>
              <w:left w:val="single" w:sz="4" w:space="0" w:color="BFBFBF"/>
              <w:bottom w:val="single" w:sz="4" w:space="0" w:color="BFBFBF"/>
              <w:right w:val="single" w:sz="4" w:space="0" w:color="BFBFBF"/>
            </w:tcBorders>
            <w:shd w:val="clear" w:color="auto" w:fill="F2F2F2"/>
          </w:tcPr>
          <w:p w14:paraId="443A09CC" w14:textId="77777777" w:rsidR="006C5AA8" w:rsidRDefault="00000000">
            <w:pPr>
              <w:pStyle w:val="Textintables"/>
            </w:pPr>
            <w:r>
              <w:rPr>
                <w:b/>
                <w:bCs/>
                <w:color w:val="FF0000"/>
                <w:sz w:val="18"/>
                <w:szCs w:val="18"/>
              </w:rPr>
              <w:t>P4c. [M]</w:t>
            </w:r>
            <w:r>
              <w:rPr>
                <w:sz w:val="18"/>
                <w:szCs w:val="18"/>
              </w:rPr>
              <w:br/>
              <w:t>Preservation purpose</w:t>
            </w:r>
          </w:p>
        </w:tc>
        <w:tc>
          <w:tcPr>
            <w:tcW w:w="1277" w:type="dxa"/>
            <w:tcBorders>
              <w:top w:val="single" w:sz="4" w:space="0" w:color="BFBFBF"/>
              <w:left w:val="single" w:sz="4" w:space="0" w:color="BFBFBF"/>
              <w:bottom w:val="single" w:sz="4" w:space="0" w:color="BFBFBF"/>
              <w:right w:val="single" w:sz="4" w:space="0" w:color="BFBFBF"/>
            </w:tcBorders>
            <w:shd w:val="clear" w:color="auto" w:fill="F2F2F2"/>
          </w:tcPr>
          <w:p w14:paraId="0196A09E" w14:textId="77777777" w:rsidR="006C5AA8" w:rsidRDefault="00000000">
            <w:pPr>
              <w:pStyle w:val="Textintables"/>
            </w:pPr>
            <w:r>
              <w:rPr>
                <w:b/>
                <w:bCs/>
                <w:color w:val="FF0000"/>
                <w:sz w:val="18"/>
                <w:szCs w:val="18"/>
              </w:rPr>
              <w:t>P4d. [M]</w:t>
            </w:r>
            <w:r>
              <w:rPr>
                <w:sz w:val="18"/>
                <w:szCs w:val="18"/>
              </w:rPr>
              <w:br/>
              <w:t>Retention Period</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0A9C8825" w14:textId="77777777" w:rsidR="006C5AA8" w:rsidRDefault="00000000">
            <w:pPr>
              <w:pStyle w:val="Textintables"/>
            </w:pPr>
            <w:r>
              <w:rPr>
                <w:b/>
                <w:bCs/>
                <w:color w:val="FF0000"/>
                <w:sz w:val="18"/>
                <w:szCs w:val="18"/>
              </w:rPr>
              <w:t>P4e. [M]</w:t>
            </w:r>
            <w:r>
              <w:rPr>
                <w:sz w:val="18"/>
                <w:szCs w:val="18"/>
              </w:rPr>
              <w:br/>
              <w:t>Deletion process of the preserved data</w:t>
            </w:r>
          </w:p>
        </w:tc>
        <w:tc>
          <w:tcPr>
            <w:tcW w:w="1418" w:type="dxa"/>
            <w:tcBorders>
              <w:top w:val="single" w:sz="4" w:space="0" w:color="BFBFBF"/>
              <w:left w:val="single" w:sz="4" w:space="0" w:color="BFBFBF"/>
              <w:bottom w:val="single" w:sz="4" w:space="0" w:color="BFBFBF"/>
              <w:right w:val="single" w:sz="4" w:space="0" w:color="BFBFBF"/>
            </w:tcBorders>
            <w:shd w:val="clear" w:color="auto" w:fill="F2F2F2"/>
          </w:tcPr>
          <w:p w14:paraId="321FB681" w14:textId="77777777" w:rsidR="006C5AA8" w:rsidRDefault="00000000">
            <w:pPr>
              <w:pStyle w:val="Textintables"/>
            </w:pPr>
            <w:r>
              <w:rPr>
                <w:b/>
                <w:bCs/>
                <w:color w:val="FF0000"/>
                <w:sz w:val="18"/>
                <w:szCs w:val="18"/>
              </w:rPr>
              <w:t>P4f. [MA]</w:t>
            </w:r>
            <w:r>
              <w:rPr>
                <w:sz w:val="18"/>
                <w:szCs w:val="18"/>
              </w:rPr>
              <w:br/>
              <w:t>Preservation infrastructure</w:t>
            </w:r>
          </w:p>
        </w:tc>
        <w:tc>
          <w:tcPr>
            <w:tcW w:w="1276" w:type="dxa"/>
            <w:tcBorders>
              <w:top w:val="single" w:sz="4" w:space="0" w:color="BFBFBF"/>
              <w:left w:val="single" w:sz="4" w:space="0" w:color="BFBFBF"/>
              <w:bottom w:val="single" w:sz="4" w:space="0" w:color="BFBFBF"/>
              <w:right w:val="single" w:sz="4" w:space="0" w:color="BFBFBF"/>
            </w:tcBorders>
            <w:shd w:val="clear" w:color="auto" w:fill="F2F2F2"/>
          </w:tcPr>
          <w:p w14:paraId="05A947A6" w14:textId="77777777" w:rsidR="006C5AA8" w:rsidRDefault="00000000">
            <w:pPr>
              <w:pStyle w:val="Textintables"/>
            </w:pPr>
            <w:r>
              <w:rPr>
                <w:b/>
                <w:bCs/>
                <w:color w:val="FF0000"/>
                <w:sz w:val="18"/>
                <w:szCs w:val="18"/>
              </w:rPr>
              <w:t>P4g. [R]</w:t>
            </w:r>
            <w:r>
              <w:rPr>
                <w:sz w:val="18"/>
                <w:szCs w:val="18"/>
              </w:rPr>
              <w:br/>
              <w:t>When/How often will preservation be done?</w:t>
            </w:r>
          </w:p>
        </w:tc>
        <w:tc>
          <w:tcPr>
            <w:tcW w:w="990" w:type="dxa"/>
            <w:tcBorders>
              <w:top w:val="single" w:sz="4" w:space="0" w:color="BFBFBF"/>
              <w:left w:val="single" w:sz="4" w:space="0" w:color="BFBFBF"/>
              <w:bottom w:val="single" w:sz="4" w:space="0" w:color="BFBFBF"/>
              <w:right w:val="single" w:sz="4" w:space="0" w:color="BFBFBF"/>
            </w:tcBorders>
            <w:shd w:val="clear" w:color="auto" w:fill="F2F2F2"/>
          </w:tcPr>
          <w:p w14:paraId="4A2E5FCB" w14:textId="77777777" w:rsidR="006C5AA8" w:rsidRDefault="00000000">
            <w:pPr>
              <w:pStyle w:val="Textintables"/>
            </w:pPr>
            <w:r>
              <w:rPr>
                <w:b/>
                <w:bCs/>
                <w:color w:val="FF0000"/>
                <w:sz w:val="18"/>
                <w:szCs w:val="18"/>
              </w:rPr>
              <w:t>P4h. [M]</w:t>
            </w:r>
            <w:r>
              <w:rPr>
                <w:sz w:val="18"/>
                <w:szCs w:val="18"/>
              </w:rPr>
              <w:br/>
              <w:t>Person in charge</w:t>
            </w:r>
          </w:p>
        </w:tc>
      </w:tr>
      <w:tr w:rsidR="006C5AA8" w14:paraId="6A54D413" w14:textId="77777777">
        <w:trPr>
          <w:cantSplit/>
        </w:trPr>
        <w:tc>
          <w:tcPr>
            <w:tcW w:w="1128" w:type="dxa"/>
            <w:tcBorders>
              <w:top w:val="single" w:sz="4" w:space="0" w:color="BFBFBF"/>
              <w:left w:val="single" w:sz="4" w:space="0" w:color="BFBFBF"/>
              <w:bottom w:val="single" w:sz="4" w:space="0" w:color="BFBFBF"/>
              <w:right w:val="single" w:sz="4" w:space="0" w:color="BFBFBF"/>
            </w:tcBorders>
          </w:tcPr>
          <w:p w14:paraId="40253578" w14:textId="77777777" w:rsidR="006C5AA8" w:rsidRDefault="00000000">
            <w:pPr>
              <w:pStyle w:val="Textintables"/>
              <w:rPr>
                <w:i/>
                <w:iCs/>
                <w:sz w:val="18"/>
                <w:szCs w:val="18"/>
              </w:rPr>
            </w:pPr>
            <w:r>
              <w:rPr>
                <w:i/>
                <w:iCs/>
                <w:sz w:val="18"/>
                <w:szCs w:val="18"/>
              </w:rPr>
              <w:t>DT4</w:t>
            </w:r>
          </w:p>
        </w:tc>
        <w:tc>
          <w:tcPr>
            <w:tcW w:w="1135" w:type="dxa"/>
            <w:tcBorders>
              <w:top w:val="single" w:sz="4" w:space="0" w:color="BFBFBF"/>
              <w:left w:val="single" w:sz="4" w:space="0" w:color="BFBFBF"/>
              <w:bottom w:val="single" w:sz="4" w:space="0" w:color="BFBFBF"/>
              <w:right w:val="single" w:sz="4" w:space="0" w:color="BFBFBF"/>
            </w:tcBorders>
          </w:tcPr>
          <w:p w14:paraId="6E810040" w14:textId="3B782D88" w:rsidR="006C5AA8" w:rsidRDefault="00000000">
            <w:pPr>
              <w:pStyle w:val="Textintables"/>
              <w:rPr>
                <w:i/>
                <w:iCs/>
                <w:sz w:val="18"/>
                <w:szCs w:val="18"/>
              </w:rPr>
            </w:pPr>
            <w:r>
              <w:rPr>
                <w:i/>
                <w:iCs/>
                <w:sz w:val="18"/>
                <w:szCs w:val="18"/>
              </w:rPr>
              <w:t xml:space="preserve">Full </w:t>
            </w:r>
            <w:ins w:id="130" w:author="Christopher Tremblay" w:date="2025-07-15T08:54:00Z" w16du:dateUtc="2025-07-15T06:54:00Z">
              <w:r w:rsidR="005A4DCB">
                <w:rPr>
                  <w:i/>
                  <w:iCs/>
                  <w:sz w:val="18"/>
                  <w:szCs w:val="18"/>
                </w:rPr>
                <w:t xml:space="preserve">anonymized </w:t>
              </w:r>
            </w:ins>
            <w:r>
              <w:rPr>
                <w:i/>
                <w:iCs/>
                <w:sz w:val="18"/>
                <w:szCs w:val="18"/>
              </w:rPr>
              <w:t>dataset</w:t>
            </w:r>
          </w:p>
        </w:tc>
        <w:tc>
          <w:tcPr>
            <w:tcW w:w="1275" w:type="dxa"/>
            <w:tcBorders>
              <w:top w:val="single" w:sz="4" w:space="0" w:color="BFBFBF"/>
              <w:left w:val="single" w:sz="4" w:space="0" w:color="BFBFBF"/>
              <w:bottom w:val="single" w:sz="4" w:space="0" w:color="BFBFBF"/>
              <w:right w:val="single" w:sz="4" w:space="0" w:color="BFBFBF"/>
            </w:tcBorders>
          </w:tcPr>
          <w:p w14:paraId="65F39846" w14:textId="12B51FE9" w:rsidR="006C5AA8" w:rsidRDefault="00000000">
            <w:pPr>
              <w:pStyle w:val="Textintables"/>
              <w:rPr>
                <w:i/>
                <w:iCs/>
                <w:sz w:val="18"/>
                <w:szCs w:val="18"/>
              </w:rPr>
            </w:pPr>
            <w:r>
              <w:rPr>
                <w:i/>
                <w:iCs/>
                <w:sz w:val="18"/>
                <w:szCs w:val="18"/>
              </w:rPr>
              <w:t>Sharing with the research community: transparency and reproducibility</w:t>
            </w:r>
            <w:del w:id="131" w:author="Christopher Tremblay" w:date="2025-07-15T08:54:00Z" w16du:dateUtc="2025-07-15T06:54:00Z">
              <w:r w:rsidDel="005A4DCB">
                <w:rPr>
                  <w:i/>
                  <w:iCs/>
                  <w:sz w:val="18"/>
                  <w:szCs w:val="18"/>
                </w:rPr>
                <w:delText xml:space="preserve">   </w:delText>
              </w:r>
            </w:del>
            <w:r>
              <w:rPr>
                <w:i/>
                <w:iCs/>
                <w:sz w:val="18"/>
                <w:szCs w:val="18"/>
              </w:rPr>
              <w:t xml:space="preserve"> </w:t>
            </w:r>
          </w:p>
        </w:tc>
        <w:tc>
          <w:tcPr>
            <w:tcW w:w="1277" w:type="dxa"/>
            <w:tcBorders>
              <w:top w:val="single" w:sz="4" w:space="0" w:color="BFBFBF"/>
              <w:left w:val="single" w:sz="4" w:space="0" w:color="BFBFBF"/>
              <w:bottom w:val="single" w:sz="4" w:space="0" w:color="BFBFBF"/>
              <w:right w:val="single" w:sz="4" w:space="0" w:color="BFBFBF"/>
            </w:tcBorders>
          </w:tcPr>
          <w:p w14:paraId="4D25AD64" w14:textId="5B4FD30F" w:rsidR="006C5AA8" w:rsidRDefault="00000000">
            <w:pPr>
              <w:pStyle w:val="Textintables"/>
              <w:rPr>
                <w:i/>
                <w:iCs/>
                <w:sz w:val="18"/>
                <w:szCs w:val="18"/>
              </w:rPr>
            </w:pPr>
            <w:del w:id="132" w:author="Christopher Tremblay" w:date="2025-07-15T09:14:00Z" w16du:dateUtc="2025-07-15T07:14:00Z">
              <w:r w:rsidDel="00A74005">
                <w:rPr>
                  <w:i/>
                  <w:iCs/>
                  <w:sz w:val="18"/>
                  <w:szCs w:val="18"/>
                </w:rPr>
                <w:delText>Until OSF exists</w:delText>
              </w:r>
            </w:del>
            <w:ins w:id="133" w:author="Christopher Tremblay" w:date="2025-07-15T09:14:00Z" w16du:dateUtc="2025-07-15T07:14:00Z">
              <w:r w:rsidR="00A74005">
                <w:rPr>
                  <w:i/>
                  <w:iCs/>
                  <w:sz w:val="18"/>
                  <w:szCs w:val="18"/>
                </w:rPr>
                <w:t xml:space="preserve"> </w:t>
              </w:r>
              <w:proofErr w:type="spellStart"/>
              <w:r w:rsidR="00A74005">
                <w:rPr>
                  <w:i/>
                  <w:iCs/>
                  <w:sz w:val="18"/>
                  <w:szCs w:val="18"/>
                </w:rPr>
                <w:t>Indefi</w:t>
              </w:r>
            </w:ins>
            <w:ins w:id="134" w:author="Christopher Tremblay" w:date="2025-07-15T09:15:00Z" w16du:dateUtc="2025-07-15T07:15:00Z">
              <w:r w:rsidR="00A74005">
                <w:rPr>
                  <w:i/>
                  <w:iCs/>
                  <w:sz w:val="18"/>
                  <w:szCs w:val="18"/>
                </w:rPr>
                <w:t>netely</w:t>
              </w:r>
              <w:proofErr w:type="spellEnd"/>
              <w:r w:rsidR="00A74005">
                <w:rPr>
                  <w:i/>
                  <w:iCs/>
                  <w:sz w:val="18"/>
                  <w:szCs w:val="18"/>
                </w:rPr>
                <w:t xml:space="preserve"> (subject to OSF terms of service)</w:t>
              </w:r>
            </w:ins>
          </w:p>
        </w:tc>
        <w:tc>
          <w:tcPr>
            <w:tcW w:w="1417" w:type="dxa"/>
            <w:tcBorders>
              <w:top w:val="single" w:sz="4" w:space="0" w:color="BFBFBF"/>
              <w:left w:val="single" w:sz="4" w:space="0" w:color="BFBFBF"/>
              <w:bottom w:val="single" w:sz="4" w:space="0" w:color="BFBFBF"/>
              <w:right w:val="single" w:sz="4" w:space="0" w:color="BFBFBF"/>
            </w:tcBorders>
          </w:tcPr>
          <w:p w14:paraId="3979A7C0" w14:textId="77777777" w:rsidR="006C5AA8" w:rsidRDefault="00000000">
            <w:pPr>
              <w:pStyle w:val="Textintables"/>
              <w:rPr>
                <w:i/>
                <w:iCs/>
                <w:sz w:val="18"/>
                <w:szCs w:val="18"/>
              </w:rPr>
            </w:pPr>
            <w:r>
              <w:rPr>
                <w:i/>
                <w:iCs/>
                <w:sz w:val="18"/>
                <w:szCs w:val="18"/>
              </w:rPr>
              <w:t>None</w:t>
            </w:r>
          </w:p>
        </w:tc>
        <w:tc>
          <w:tcPr>
            <w:tcW w:w="1418" w:type="dxa"/>
            <w:tcBorders>
              <w:top w:val="single" w:sz="4" w:space="0" w:color="BFBFBF"/>
              <w:left w:val="single" w:sz="4" w:space="0" w:color="BFBFBF"/>
              <w:bottom w:val="single" w:sz="4" w:space="0" w:color="BFBFBF"/>
              <w:right w:val="single" w:sz="4" w:space="0" w:color="BFBFBF"/>
            </w:tcBorders>
          </w:tcPr>
          <w:p w14:paraId="0B25431A" w14:textId="43775565" w:rsidR="006C5AA8" w:rsidRDefault="00000000">
            <w:pPr>
              <w:pStyle w:val="Textintables"/>
              <w:rPr>
                <w:i/>
                <w:iCs/>
                <w:sz w:val="18"/>
                <w:szCs w:val="18"/>
                <w:lang w:val="it-IT"/>
              </w:rPr>
            </w:pPr>
            <w:r>
              <w:rPr>
                <w:i/>
                <w:iCs/>
                <w:sz w:val="18"/>
                <w:szCs w:val="18"/>
                <w:lang w:val="it-IT"/>
              </w:rPr>
              <w:t>OSF Platform</w:t>
            </w:r>
            <w:del w:id="135" w:author="Christopher Tremblay" w:date="2025-07-15T08:54:00Z" w16du:dateUtc="2025-07-15T06:54:00Z">
              <w:r w:rsidDel="005A4DCB">
                <w:rPr>
                  <w:i/>
                  <w:iCs/>
                  <w:sz w:val="18"/>
                  <w:szCs w:val="18"/>
                  <w:lang w:val="it-IT"/>
                </w:rPr>
                <w:delText xml:space="preserve">    </w:delText>
              </w:r>
            </w:del>
            <w:r>
              <w:rPr>
                <w:i/>
                <w:iCs/>
                <w:sz w:val="18"/>
                <w:szCs w:val="18"/>
                <w:lang w:val="it-IT"/>
              </w:rPr>
              <w:t xml:space="preserve"> </w:t>
            </w:r>
          </w:p>
        </w:tc>
        <w:tc>
          <w:tcPr>
            <w:tcW w:w="1276" w:type="dxa"/>
            <w:tcBorders>
              <w:top w:val="single" w:sz="4" w:space="0" w:color="BFBFBF"/>
              <w:left w:val="single" w:sz="4" w:space="0" w:color="BFBFBF"/>
              <w:bottom w:val="single" w:sz="4" w:space="0" w:color="BFBFBF"/>
              <w:right w:val="single" w:sz="4" w:space="0" w:color="BFBFBF"/>
            </w:tcBorders>
          </w:tcPr>
          <w:p w14:paraId="2F8BE176" w14:textId="77777777" w:rsidR="006C5AA8" w:rsidRDefault="00000000">
            <w:pPr>
              <w:pStyle w:val="Textintables"/>
              <w:rPr>
                <w:i/>
                <w:iCs/>
                <w:sz w:val="18"/>
                <w:szCs w:val="18"/>
              </w:rPr>
            </w:pPr>
            <w:r>
              <w:rPr>
                <w:i/>
                <w:iCs/>
                <w:sz w:val="18"/>
                <w:szCs w:val="18"/>
              </w:rPr>
              <w:t xml:space="preserve">Once, at publication stage   </w:t>
            </w:r>
          </w:p>
        </w:tc>
        <w:tc>
          <w:tcPr>
            <w:tcW w:w="990" w:type="dxa"/>
            <w:tcBorders>
              <w:top w:val="single" w:sz="4" w:space="0" w:color="BFBFBF"/>
              <w:left w:val="single" w:sz="4" w:space="0" w:color="BFBFBF"/>
              <w:bottom w:val="single" w:sz="4" w:space="0" w:color="BFBFBF"/>
              <w:right w:val="single" w:sz="4" w:space="0" w:color="BFBFBF"/>
            </w:tcBorders>
          </w:tcPr>
          <w:p w14:paraId="24553B5E" w14:textId="77777777" w:rsidR="006C5AA8" w:rsidRDefault="00000000">
            <w:pPr>
              <w:pStyle w:val="Textintables"/>
              <w:rPr>
                <w:i/>
                <w:iCs/>
                <w:sz w:val="18"/>
                <w:szCs w:val="18"/>
              </w:rPr>
            </w:pPr>
            <w:r>
              <w:rPr>
                <w:i/>
                <w:iCs/>
                <w:sz w:val="18"/>
                <w:szCs w:val="18"/>
              </w:rPr>
              <w:t>CHAZOTTES, Rens</w:t>
            </w:r>
          </w:p>
          <w:p w14:paraId="74D35445" w14:textId="04DB1A8C" w:rsidR="006C5AA8" w:rsidRDefault="00000000">
            <w:pPr>
              <w:pStyle w:val="Textintables"/>
              <w:rPr>
                <w:i/>
                <w:iCs/>
                <w:sz w:val="18"/>
                <w:szCs w:val="18"/>
              </w:rPr>
            </w:pPr>
            <w:r>
              <w:rPr>
                <w:i/>
                <w:iCs/>
                <w:sz w:val="18"/>
                <w:szCs w:val="18"/>
              </w:rPr>
              <w:t>HUEGUENOT-NOEL, Robin</w:t>
            </w:r>
            <w:del w:id="136" w:author="Christopher Tremblay" w:date="2025-07-15T08:54:00Z" w16du:dateUtc="2025-07-15T06:54:00Z">
              <w:r w:rsidDel="005A4DCB">
                <w:rPr>
                  <w:i/>
                  <w:iCs/>
                  <w:sz w:val="18"/>
                  <w:szCs w:val="18"/>
                </w:rPr>
                <w:delText xml:space="preserve">       </w:delText>
              </w:r>
            </w:del>
            <w:r>
              <w:rPr>
                <w:i/>
                <w:iCs/>
                <w:sz w:val="18"/>
                <w:szCs w:val="18"/>
              </w:rPr>
              <w:t xml:space="preserve">        </w:t>
            </w:r>
          </w:p>
        </w:tc>
      </w:tr>
    </w:tbl>
    <w:p w14:paraId="5358C43A" w14:textId="77777777" w:rsidR="006C5AA8" w:rsidRDefault="006C5AA8"/>
    <w:p w14:paraId="0F6CD16B" w14:textId="77777777" w:rsidR="006C5AA8" w:rsidRDefault="00000000">
      <w:pPr>
        <w:pStyle w:val="Heading2"/>
      </w:pPr>
      <w:r>
        <w:rPr>
          <w:color w:val="FF0000"/>
        </w:rPr>
        <w:t xml:space="preserve">[R] </w:t>
      </w:r>
      <w:r>
        <w:t>How is preservation achieved</w:t>
      </w:r>
    </w:p>
    <w:tbl>
      <w:tblPr>
        <w:tblW w:w="9913" w:type="dxa"/>
        <w:tblInd w:w="113" w:type="dxa"/>
        <w:tblLayout w:type="fixed"/>
        <w:tblLook w:val="0000" w:firstRow="0" w:lastRow="0" w:firstColumn="0" w:lastColumn="0" w:noHBand="0" w:noVBand="0"/>
      </w:tblPr>
      <w:tblGrid>
        <w:gridCol w:w="4242"/>
        <w:gridCol w:w="5671"/>
      </w:tblGrid>
      <w:tr w:rsidR="006C5AA8" w14:paraId="0D1F603D" w14:textId="77777777">
        <w:trPr>
          <w:cantSplit/>
        </w:trPr>
        <w:tc>
          <w:tcPr>
            <w:tcW w:w="4242" w:type="dxa"/>
            <w:tcBorders>
              <w:top w:val="single" w:sz="4" w:space="0" w:color="BFBFBF"/>
              <w:left w:val="single" w:sz="4" w:space="0" w:color="BFBFBF"/>
              <w:bottom w:val="single" w:sz="4" w:space="0" w:color="BFBFBF"/>
              <w:right w:val="single" w:sz="4" w:space="0" w:color="BFBFBF"/>
            </w:tcBorders>
            <w:shd w:val="clear" w:color="auto" w:fill="F2F2F2"/>
          </w:tcPr>
          <w:p w14:paraId="5CAAC25F" w14:textId="77777777" w:rsidR="006C5AA8" w:rsidRDefault="00000000">
            <w:pPr>
              <w:pStyle w:val="Textintables"/>
            </w:pPr>
            <w:r>
              <w:rPr>
                <w:b/>
                <w:bCs/>
                <w:color w:val="FF0000"/>
              </w:rPr>
              <w:t>P4i.</w:t>
            </w:r>
            <w:r>
              <w:rPr>
                <w:color w:val="000000"/>
              </w:rPr>
              <w:t xml:space="preserve"> What data curation process(es) need(s) to be applied to your data/code (whether it will be published or not) to make them reusable in the long run?</w:t>
            </w:r>
          </w:p>
        </w:tc>
        <w:tc>
          <w:tcPr>
            <w:tcW w:w="5670" w:type="dxa"/>
            <w:tcBorders>
              <w:top w:val="single" w:sz="4" w:space="0" w:color="BFBFBF"/>
              <w:left w:val="single" w:sz="4" w:space="0" w:color="BFBFBF"/>
              <w:bottom w:val="single" w:sz="4" w:space="0" w:color="BFBFBF"/>
              <w:right w:val="single" w:sz="4" w:space="0" w:color="BFBFBF"/>
            </w:tcBorders>
          </w:tcPr>
          <w:p w14:paraId="1DEFA1D0" w14:textId="423B9025" w:rsidR="006C5AA8" w:rsidRDefault="00000000">
            <w:pPr>
              <w:pStyle w:val="Textintables"/>
            </w:pPr>
            <w:r>
              <w:rPr>
                <w:rStyle w:val="ExamplesChar"/>
                <w:i w:val="0"/>
                <w:iCs/>
              </w:rPr>
              <w:t>Metadata</w:t>
            </w:r>
            <w:r>
              <w:rPr>
                <w:i/>
                <w:iCs/>
              </w:rPr>
              <w:t xml:space="preserve"> improvement</w:t>
            </w:r>
            <w:ins w:id="137" w:author="Christopher Tremblay" w:date="2025-07-15T08:54:00Z" w16du:dateUtc="2025-07-15T06:54:00Z">
              <w:r w:rsidR="005A4DCB">
                <w:rPr>
                  <w:i/>
                  <w:iCs/>
                </w:rPr>
                <w:t xml:space="preserve"> and full anonymization of the dataset</w:t>
              </w:r>
            </w:ins>
          </w:p>
        </w:tc>
      </w:tr>
    </w:tbl>
    <w:p w14:paraId="07BBB611" w14:textId="77777777" w:rsidR="006C5AA8" w:rsidRDefault="00000000">
      <w:r>
        <w:br w:type="page"/>
      </w:r>
    </w:p>
    <w:p w14:paraId="47445C9A" w14:textId="77777777" w:rsidR="006C5AA8" w:rsidRDefault="006C5AA8">
      <w:pPr>
        <w:rPr>
          <w:sz w:val="2"/>
          <w:szCs w:val="2"/>
        </w:rPr>
      </w:pPr>
    </w:p>
    <w:p w14:paraId="24A16327" w14:textId="77777777" w:rsidR="006C5AA8" w:rsidRDefault="00000000">
      <w:pPr>
        <w:pStyle w:val="Heading1"/>
      </w:pPr>
      <w:bookmarkStart w:id="138" w:name="_Toc185095994"/>
      <w:r>
        <w:rPr>
          <w:color w:val="FF0000"/>
        </w:rPr>
        <w:t xml:space="preserve">Annex 1. </w:t>
      </w:r>
      <w:r>
        <w:t>Open Research Data &amp; Code (ORD)</w:t>
      </w:r>
      <w:bookmarkEnd w:id="138"/>
    </w:p>
    <w:p w14:paraId="5E659586" w14:textId="77777777" w:rsidR="006C5AA8" w:rsidRDefault="00000000">
      <w:r>
        <w:t>Use this part when datasets are disseminated</w:t>
      </w:r>
      <w:r>
        <w:rPr>
          <w:rStyle w:val="Appelnotedebasdep1"/>
        </w:rPr>
        <w:footnoteReference w:id="7"/>
      </w:r>
      <w:r>
        <w:t xml:space="preserve"> in a publicly findable platform or repository</w:t>
      </w:r>
      <w:r>
        <w:rPr>
          <w:rStyle w:val="Appelnotedebasdep1"/>
        </w:rPr>
        <w:footnoteReference w:id="8"/>
      </w:r>
      <w:r>
        <w:t xml:space="preserve">. The EPFL recommends following the principle that “Data should be as open as possible, as restricted as necessary” (Karel </w:t>
      </w:r>
      <w:proofErr w:type="spellStart"/>
      <w:r>
        <w:t>Luyben</w:t>
      </w:r>
      <w:proofErr w:type="spellEnd"/>
      <w:r>
        <w:t>, President EOSC Association).</w:t>
      </w:r>
    </w:p>
    <w:p w14:paraId="2557A3FF" w14:textId="77777777" w:rsidR="006C5AA8" w:rsidRDefault="00000000">
      <w:pPr>
        <w:pStyle w:val="Heading2"/>
      </w:pPr>
      <w:r>
        <w:rPr>
          <w:color w:val="FF0000"/>
        </w:rPr>
        <w:t xml:space="preserve">[M] </w:t>
      </w:r>
      <w:r>
        <w:t>Intended Purpose of Opening Up the Datasets</w:t>
      </w:r>
    </w:p>
    <w:tbl>
      <w:tblPr>
        <w:tblW w:w="9913" w:type="dxa"/>
        <w:tblInd w:w="113" w:type="dxa"/>
        <w:tblLayout w:type="fixed"/>
        <w:tblLook w:val="0000" w:firstRow="0" w:lastRow="0" w:firstColumn="0" w:lastColumn="0" w:noHBand="0" w:noVBand="0"/>
      </w:tblPr>
      <w:tblGrid>
        <w:gridCol w:w="4242"/>
        <w:gridCol w:w="5671"/>
      </w:tblGrid>
      <w:tr w:rsidR="006C5AA8" w14:paraId="6555517C" w14:textId="77777777">
        <w:trPr>
          <w:cantSplit/>
        </w:trPr>
        <w:tc>
          <w:tcPr>
            <w:tcW w:w="4242" w:type="dxa"/>
            <w:tcBorders>
              <w:top w:val="single" w:sz="4" w:space="0" w:color="BFBFBF"/>
              <w:left w:val="single" w:sz="4" w:space="0" w:color="BFBFBF"/>
              <w:bottom w:val="single" w:sz="4" w:space="0" w:color="BFBFBF"/>
              <w:right w:val="single" w:sz="4" w:space="0" w:color="BFBFBF"/>
            </w:tcBorders>
            <w:shd w:val="clear" w:color="auto" w:fill="F2F2F2"/>
          </w:tcPr>
          <w:p w14:paraId="2E3B3B44" w14:textId="77777777" w:rsidR="006C5AA8" w:rsidRDefault="00000000">
            <w:pPr>
              <w:pStyle w:val="Textintables"/>
            </w:pPr>
            <w:r>
              <w:rPr>
                <w:b/>
                <w:bCs/>
                <w:color w:val="FF0000"/>
              </w:rPr>
              <w:t>A1a.</w:t>
            </w:r>
            <w:r>
              <w:rPr>
                <w:color w:val="000000"/>
              </w:rPr>
              <w:t xml:space="preserve"> What is the intended purpose of opening your data/code?</w:t>
            </w:r>
          </w:p>
        </w:tc>
        <w:tc>
          <w:tcPr>
            <w:tcW w:w="5670" w:type="dxa"/>
            <w:tcBorders>
              <w:top w:val="single" w:sz="4" w:space="0" w:color="BFBFBF"/>
              <w:left w:val="single" w:sz="4" w:space="0" w:color="BFBFBF"/>
              <w:bottom w:val="single" w:sz="4" w:space="0" w:color="BFBFBF"/>
              <w:right w:val="single" w:sz="4" w:space="0" w:color="BFBFBF"/>
            </w:tcBorders>
          </w:tcPr>
          <w:p w14:paraId="315D5A13" w14:textId="0275095C" w:rsidR="006C5AA8" w:rsidRDefault="00000000">
            <w:pPr>
              <w:pStyle w:val="Textintables"/>
              <w:rPr>
                <w:i/>
                <w:iCs/>
              </w:rPr>
            </w:pPr>
            <w:del w:id="139" w:author="Christopher Tremblay" w:date="2025-07-15T08:55:00Z" w16du:dateUtc="2025-07-15T06:55:00Z">
              <w:r w:rsidDel="005A4DCB">
                <w:rPr>
                  <w:i/>
                  <w:iCs/>
                </w:rPr>
                <w:delText>Pseudo-</w:delText>
              </w:r>
            </w:del>
            <w:proofErr w:type="spellStart"/>
            <w:ins w:id="140" w:author="Christopher Tremblay" w:date="2025-07-15T08:55:00Z" w16du:dateUtc="2025-07-15T06:55:00Z">
              <w:r w:rsidR="005A4DCB">
                <w:rPr>
                  <w:i/>
                  <w:iCs/>
                </w:rPr>
                <w:t>A</w:t>
              </w:r>
            </w:ins>
            <w:del w:id="141" w:author="Christopher Tremblay" w:date="2025-07-15T08:55:00Z" w16du:dateUtc="2025-07-15T06:55:00Z">
              <w:r w:rsidDel="005A4DCB">
                <w:rPr>
                  <w:i/>
                  <w:iCs/>
                </w:rPr>
                <w:delText>a</w:delText>
              </w:r>
            </w:del>
            <w:r>
              <w:rPr>
                <w:i/>
                <w:iCs/>
              </w:rPr>
              <w:t>nonamyzed</w:t>
            </w:r>
            <w:proofErr w:type="spellEnd"/>
            <w:r>
              <w:rPr>
                <w:i/>
                <w:iCs/>
              </w:rPr>
              <w:t xml:space="preserve"> dataset will be publicly available for non-commercial purposes for transparency, and reproducibility of research practices.</w:t>
            </w:r>
          </w:p>
        </w:tc>
      </w:tr>
    </w:tbl>
    <w:p w14:paraId="1523DFEF" w14:textId="77777777" w:rsidR="006C5AA8" w:rsidRDefault="006C5AA8"/>
    <w:p w14:paraId="1C529E28" w14:textId="77777777" w:rsidR="006C5AA8" w:rsidRDefault="00000000">
      <w:pPr>
        <w:pStyle w:val="Heading2"/>
      </w:pPr>
      <w:r>
        <w:t>List of All Datasets (Data and Code) That Will Be Opened, Where and How</w:t>
      </w:r>
    </w:p>
    <w:p w14:paraId="288A1F34" w14:textId="77777777" w:rsidR="006C5AA8" w:rsidRDefault="00000000">
      <w:r>
        <w:t xml:space="preserve">For column </w:t>
      </w:r>
      <w:r>
        <w:rPr>
          <w:i/>
          <w:iCs/>
        </w:rPr>
        <w:t>A1b</w:t>
      </w:r>
      <w:r>
        <w:t xml:space="preserve">, use all and the same identifiers # as in </w:t>
      </w:r>
      <w:r>
        <w:rPr>
          <w:i/>
          <w:iCs/>
        </w:rPr>
        <w:t>P2a</w:t>
      </w:r>
      <w:r>
        <w:t>.</w:t>
      </w:r>
    </w:p>
    <w:tbl>
      <w:tblPr>
        <w:tblW w:w="9911" w:type="dxa"/>
        <w:tblInd w:w="113" w:type="dxa"/>
        <w:tblLayout w:type="fixed"/>
        <w:tblLook w:val="0000" w:firstRow="0" w:lastRow="0" w:firstColumn="0" w:lastColumn="0" w:noHBand="0" w:noVBand="0"/>
      </w:tblPr>
      <w:tblGrid>
        <w:gridCol w:w="1271"/>
        <w:gridCol w:w="1027"/>
        <w:gridCol w:w="1125"/>
        <w:gridCol w:w="1426"/>
        <w:gridCol w:w="1858"/>
        <w:gridCol w:w="1352"/>
        <w:gridCol w:w="1852"/>
      </w:tblGrid>
      <w:tr w:rsidR="006C5AA8" w14:paraId="65CFEB4A" w14:textId="77777777">
        <w:trPr>
          <w:cantSplit/>
        </w:trPr>
        <w:tc>
          <w:tcPr>
            <w:tcW w:w="1270" w:type="dxa"/>
            <w:tcBorders>
              <w:top w:val="single" w:sz="4" w:space="0" w:color="BFBFBF"/>
              <w:left w:val="single" w:sz="4" w:space="0" w:color="BFBFBF"/>
              <w:bottom w:val="single" w:sz="4" w:space="0" w:color="BFBFBF"/>
              <w:right w:val="single" w:sz="4" w:space="0" w:color="BFBFBF"/>
            </w:tcBorders>
            <w:shd w:val="clear" w:color="auto" w:fill="F2F2F2"/>
          </w:tcPr>
          <w:p w14:paraId="55DBC9FB" w14:textId="77777777" w:rsidR="006C5AA8" w:rsidRDefault="00000000">
            <w:pPr>
              <w:pStyle w:val="Textintables"/>
            </w:pPr>
            <w:r>
              <w:rPr>
                <w:b/>
                <w:bCs/>
                <w:color w:val="FF0000"/>
              </w:rPr>
              <w:t>A1b. [MA]</w:t>
            </w:r>
            <w:r>
              <w:rPr>
                <w:color w:val="FF0000"/>
              </w:rPr>
              <w:br/>
            </w:r>
            <w:r>
              <w:t xml:space="preserve">Associated datasets </w:t>
            </w:r>
            <w:r>
              <w:br/>
              <w:t>(# from P2a)</w:t>
            </w:r>
          </w:p>
        </w:tc>
        <w:tc>
          <w:tcPr>
            <w:tcW w:w="1027" w:type="dxa"/>
            <w:tcBorders>
              <w:top w:val="single" w:sz="4" w:space="0" w:color="BFBFBF"/>
              <w:left w:val="single" w:sz="4" w:space="0" w:color="BFBFBF"/>
              <w:bottom w:val="single" w:sz="4" w:space="0" w:color="BFBFBF"/>
              <w:right w:val="single" w:sz="4" w:space="0" w:color="BFBFBF"/>
            </w:tcBorders>
            <w:shd w:val="clear" w:color="auto" w:fill="F2F2F2"/>
          </w:tcPr>
          <w:p w14:paraId="6BE095F2" w14:textId="77777777" w:rsidR="006C5AA8" w:rsidRDefault="00000000">
            <w:pPr>
              <w:pStyle w:val="Textintables"/>
            </w:pPr>
            <w:r>
              <w:rPr>
                <w:b/>
                <w:bCs/>
                <w:color w:val="FF0000"/>
              </w:rPr>
              <w:t>A1c. [M]</w:t>
            </w:r>
            <w:r>
              <w:rPr>
                <w:b/>
                <w:bCs/>
              </w:rPr>
              <w:br/>
            </w:r>
            <w:r>
              <w:t>Title</w:t>
            </w:r>
          </w:p>
        </w:tc>
        <w:tc>
          <w:tcPr>
            <w:tcW w:w="1125" w:type="dxa"/>
            <w:tcBorders>
              <w:top w:val="single" w:sz="4" w:space="0" w:color="BFBFBF"/>
              <w:left w:val="single" w:sz="4" w:space="0" w:color="BFBFBF"/>
              <w:bottom w:val="single" w:sz="4" w:space="0" w:color="BFBFBF"/>
              <w:right w:val="single" w:sz="4" w:space="0" w:color="BFBFBF"/>
            </w:tcBorders>
            <w:shd w:val="clear" w:color="auto" w:fill="F2F2F2"/>
          </w:tcPr>
          <w:p w14:paraId="21E5571B" w14:textId="77777777" w:rsidR="006C5AA8" w:rsidRDefault="00000000">
            <w:pPr>
              <w:pStyle w:val="Textintables"/>
            </w:pPr>
            <w:r>
              <w:rPr>
                <w:b/>
                <w:bCs/>
                <w:color w:val="FF0000"/>
              </w:rPr>
              <w:t>A1d. [M]</w:t>
            </w:r>
            <w:r>
              <w:br/>
              <w:t>Author(s)</w:t>
            </w:r>
          </w:p>
        </w:tc>
        <w:tc>
          <w:tcPr>
            <w:tcW w:w="1426" w:type="dxa"/>
            <w:tcBorders>
              <w:top w:val="single" w:sz="4" w:space="0" w:color="BFBFBF"/>
              <w:left w:val="single" w:sz="4" w:space="0" w:color="BFBFBF"/>
              <w:bottom w:val="single" w:sz="4" w:space="0" w:color="BFBFBF"/>
              <w:right w:val="single" w:sz="4" w:space="0" w:color="BFBFBF"/>
            </w:tcBorders>
            <w:shd w:val="clear" w:color="auto" w:fill="F2F2F2"/>
          </w:tcPr>
          <w:p w14:paraId="764B79C0" w14:textId="77777777" w:rsidR="006C5AA8" w:rsidRDefault="00000000">
            <w:pPr>
              <w:pStyle w:val="Textintables"/>
            </w:pPr>
            <w:r>
              <w:rPr>
                <w:b/>
                <w:bCs/>
                <w:color w:val="FF0000"/>
              </w:rPr>
              <w:t>A1e. [M]</w:t>
            </w:r>
            <w:r>
              <w:br/>
              <w:t>Type/Formats</w:t>
            </w:r>
          </w:p>
        </w:tc>
        <w:tc>
          <w:tcPr>
            <w:tcW w:w="1858" w:type="dxa"/>
            <w:tcBorders>
              <w:top w:val="single" w:sz="4" w:space="0" w:color="BFBFBF"/>
              <w:left w:val="single" w:sz="4" w:space="0" w:color="BFBFBF"/>
              <w:bottom w:val="single" w:sz="4" w:space="0" w:color="BFBFBF"/>
              <w:right w:val="single" w:sz="4" w:space="0" w:color="BFBFBF"/>
            </w:tcBorders>
            <w:shd w:val="clear" w:color="auto" w:fill="F2F2F2"/>
          </w:tcPr>
          <w:p w14:paraId="488ABDE0" w14:textId="77777777" w:rsidR="006C5AA8" w:rsidRDefault="00000000">
            <w:pPr>
              <w:pStyle w:val="Textintables"/>
            </w:pPr>
            <w:r>
              <w:rPr>
                <w:b/>
                <w:bCs/>
                <w:color w:val="FF0000"/>
              </w:rPr>
              <w:t>A1f. [M]</w:t>
            </w:r>
            <w:r>
              <w:br/>
              <w:t>Repository/Platform</w:t>
            </w:r>
          </w:p>
        </w:tc>
        <w:tc>
          <w:tcPr>
            <w:tcW w:w="1352" w:type="dxa"/>
            <w:tcBorders>
              <w:top w:val="single" w:sz="4" w:space="0" w:color="BFBFBF"/>
              <w:left w:val="single" w:sz="4" w:space="0" w:color="BFBFBF"/>
              <w:bottom w:val="single" w:sz="4" w:space="0" w:color="BFBFBF"/>
              <w:right w:val="single" w:sz="4" w:space="0" w:color="BFBFBF"/>
            </w:tcBorders>
            <w:shd w:val="clear" w:color="auto" w:fill="F2F2F2"/>
          </w:tcPr>
          <w:p w14:paraId="0DA30F46" w14:textId="77777777" w:rsidR="006C5AA8" w:rsidRDefault="00000000">
            <w:pPr>
              <w:pStyle w:val="Textintables"/>
            </w:pPr>
            <w:r>
              <w:rPr>
                <w:b/>
                <w:bCs/>
                <w:color w:val="FF0000"/>
              </w:rPr>
              <w:t>A1g. [M]</w:t>
            </w:r>
            <w:r>
              <w:br/>
              <w:t>License</w:t>
            </w:r>
          </w:p>
        </w:tc>
        <w:tc>
          <w:tcPr>
            <w:tcW w:w="1852" w:type="dxa"/>
            <w:tcBorders>
              <w:top w:val="single" w:sz="4" w:space="0" w:color="BFBFBF"/>
              <w:left w:val="single" w:sz="4" w:space="0" w:color="BFBFBF"/>
              <w:bottom w:val="single" w:sz="4" w:space="0" w:color="BFBFBF"/>
              <w:right w:val="single" w:sz="4" w:space="0" w:color="BFBFBF"/>
            </w:tcBorders>
            <w:shd w:val="clear" w:color="auto" w:fill="F2F2F2"/>
          </w:tcPr>
          <w:p w14:paraId="438D9C30" w14:textId="77777777" w:rsidR="006C5AA8" w:rsidRDefault="00000000">
            <w:pPr>
              <w:pStyle w:val="Textintables"/>
            </w:pPr>
            <w:r>
              <w:rPr>
                <w:b/>
                <w:bCs/>
                <w:color w:val="FF0000"/>
                <w:sz w:val="18"/>
                <w:szCs w:val="18"/>
              </w:rPr>
              <w:t>A1h. [MA]</w:t>
            </w:r>
            <w:r>
              <w:rPr>
                <w:sz w:val="18"/>
                <w:szCs w:val="18"/>
              </w:rPr>
              <w:br/>
              <w:t>Anonymization process</w:t>
            </w:r>
            <w:r>
              <w:rPr>
                <w:rStyle w:val="Appelnotedebasdep1"/>
                <w:sz w:val="18"/>
                <w:szCs w:val="18"/>
              </w:rPr>
              <w:footnoteReference w:id="9"/>
            </w:r>
            <w:r>
              <w:rPr>
                <w:sz w:val="18"/>
                <w:szCs w:val="18"/>
              </w:rPr>
              <w:t>, if necessary</w:t>
            </w:r>
          </w:p>
        </w:tc>
      </w:tr>
      <w:tr w:rsidR="006C5AA8" w14:paraId="1FCAD971" w14:textId="77777777">
        <w:trPr>
          <w:cantSplit/>
        </w:trPr>
        <w:tc>
          <w:tcPr>
            <w:tcW w:w="1270" w:type="dxa"/>
            <w:tcBorders>
              <w:top w:val="single" w:sz="4" w:space="0" w:color="BFBFBF"/>
              <w:left w:val="single" w:sz="4" w:space="0" w:color="BFBFBF"/>
              <w:bottom w:val="single" w:sz="4" w:space="0" w:color="BFBFBF"/>
              <w:right w:val="single" w:sz="4" w:space="0" w:color="BFBFBF"/>
            </w:tcBorders>
          </w:tcPr>
          <w:p w14:paraId="74826A3E" w14:textId="79C58CF0" w:rsidR="006C5AA8" w:rsidRDefault="00000000">
            <w:pPr>
              <w:pStyle w:val="Textintables"/>
            </w:pPr>
            <w:r>
              <w:rPr>
                <w:sz w:val="18"/>
                <w:szCs w:val="18"/>
              </w:rPr>
              <w:t>DT</w:t>
            </w:r>
            <w:ins w:id="142" w:author="Christopher Tremblay" w:date="2025-07-15T08:55:00Z" w16du:dateUtc="2025-07-15T06:55:00Z">
              <w:r w:rsidR="005A4DCB">
                <w:rPr>
                  <w:sz w:val="18"/>
                  <w:szCs w:val="18"/>
                </w:rPr>
                <w:t>4</w:t>
              </w:r>
            </w:ins>
            <w:del w:id="143" w:author="Christopher Tremblay" w:date="2025-07-15T08:55:00Z" w16du:dateUtc="2025-07-15T06:55:00Z">
              <w:r w:rsidDel="005A4DCB">
                <w:rPr>
                  <w:sz w:val="18"/>
                  <w:szCs w:val="18"/>
                </w:rPr>
                <w:delText>3</w:delText>
              </w:r>
            </w:del>
          </w:p>
          <w:p w14:paraId="4A32D019" w14:textId="77777777" w:rsidR="006C5AA8" w:rsidRDefault="006C5AA8">
            <w:pPr>
              <w:pStyle w:val="Textintables"/>
            </w:pPr>
          </w:p>
          <w:p w14:paraId="1A66276D" w14:textId="77777777" w:rsidR="006C5AA8" w:rsidRDefault="00000000">
            <w:pPr>
              <w:pStyle w:val="Textintables"/>
            </w:pPr>
            <w:r>
              <w:t xml:space="preserve">                </w:t>
            </w:r>
          </w:p>
        </w:tc>
        <w:tc>
          <w:tcPr>
            <w:tcW w:w="1027" w:type="dxa"/>
            <w:tcBorders>
              <w:top w:val="single" w:sz="4" w:space="0" w:color="BFBFBF"/>
              <w:left w:val="single" w:sz="4" w:space="0" w:color="BFBFBF"/>
              <w:bottom w:val="single" w:sz="4" w:space="0" w:color="BFBFBF"/>
              <w:right w:val="single" w:sz="4" w:space="0" w:color="BFBFBF"/>
            </w:tcBorders>
          </w:tcPr>
          <w:p w14:paraId="5C0339FE" w14:textId="77777777" w:rsidR="006C5AA8" w:rsidRDefault="00000000">
            <w:pPr>
              <w:pStyle w:val="Textintables"/>
              <w:rPr>
                <w:sz w:val="18"/>
                <w:szCs w:val="18"/>
              </w:rPr>
            </w:pPr>
            <w:r>
              <w:rPr>
                <w:sz w:val="18"/>
                <w:szCs w:val="18"/>
              </w:rPr>
              <w:t>Just Transition Policies Packages, Unions, and Workers Support</w:t>
            </w:r>
          </w:p>
        </w:tc>
        <w:tc>
          <w:tcPr>
            <w:tcW w:w="1125" w:type="dxa"/>
            <w:tcBorders>
              <w:top w:val="single" w:sz="4" w:space="0" w:color="BFBFBF"/>
              <w:left w:val="single" w:sz="4" w:space="0" w:color="BFBFBF"/>
              <w:bottom w:val="single" w:sz="4" w:space="0" w:color="BFBFBF"/>
              <w:right w:val="single" w:sz="4" w:space="0" w:color="BFBFBF"/>
            </w:tcBorders>
          </w:tcPr>
          <w:p w14:paraId="02D4A45D" w14:textId="77777777" w:rsidR="006C5AA8" w:rsidRDefault="00000000">
            <w:pPr>
              <w:pStyle w:val="Textintables"/>
              <w:rPr>
                <w:i/>
                <w:iCs/>
                <w:sz w:val="18"/>
                <w:szCs w:val="18"/>
              </w:rPr>
            </w:pPr>
            <w:r>
              <w:rPr>
                <w:i/>
                <w:iCs/>
                <w:sz w:val="18"/>
                <w:szCs w:val="18"/>
              </w:rPr>
              <w:t>CHAZOTTES, Rens</w:t>
            </w:r>
          </w:p>
          <w:p w14:paraId="32B22428" w14:textId="64F18B61" w:rsidR="006C5AA8" w:rsidRDefault="00003475">
            <w:pPr>
              <w:pStyle w:val="Textintables"/>
              <w:rPr>
                <w:i/>
                <w:iCs/>
                <w:sz w:val="18"/>
                <w:szCs w:val="18"/>
              </w:rPr>
            </w:pPr>
            <w:ins w:id="144" w:author="Robin Huguenot-Noel" w:date="2025-07-15T21:01:00Z" w16du:dateUtc="2025-07-15T19:01:00Z">
              <w:r>
                <w:rPr>
                  <w:i/>
                  <w:iCs/>
                  <w:sz w:val="18"/>
                  <w:szCs w:val="18"/>
                </w:rPr>
                <w:t xml:space="preserve">HUGUENOT-NOEL, Robin   </w:t>
              </w:r>
            </w:ins>
            <w:del w:id="145" w:author="Robin Huguenot-Noel" w:date="2025-07-15T21:01:00Z" w16du:dateUtc="2025-07-15T19:01:00Z">
              <w:r w:rsidR="00000000" w:rsidDel="00003475">
                <w:rPr>
                  <w:i/>
                  <w:iCs/>
                  <w:sz w:val="18"/>
                  <w:szCs w:val="18"/>
                </w:rPr>
                <w:delText xml:space="preserve">HUEGUENOT-NOEL, Robin               </w:delText>
              </w:r>
            </w:del>
          </w:p>
        </w:tc>
        <w:tc>
          <w:tcPr>
            <w:tcW w:w="1426" w:type="dxa"/>
            <w:tcBorders>
              <w:top w:val="single" w:sz="4" w:space="0" w:color="BFBFBF"/>
              <w:left w:val="single" w:sz="4" w:space="0" w:color="BFBFBF"/>
              <w:bottom w:val="single" w:sz="4" w:space="0" w:color="BFBFBF"/>
              <w:right w:val="single" w:sz="4" w:space="0" w:color="BFBFBF"/>
            </w:tcBorders>
          </w:tcPr>
          <w:p w14:paraId="7721D7FD" w14:textId="77777777" w:rsidR="006C5AA8" w:rsidRDefault="00000000">
            <w:pPr>
              <w:pStyle w:val="Textintables"/>
              <w:rPr>
                <w:sz w:val="18"/>
                <w:szCs w:val="18"/>
              </w:rPr>
            </w:pPr>
            <w:r>
              <w:rPr>
                <w:sz w:val="18"/>
                <w:szCs w:val="18"/>
              </w:rPr>
              <w:t>.csv</w:t>
            </w:r>
          </w:p>
        </w:tc>
        <w:tc>
          <w:tcPr>
            <w:tcW w:w="1858" w:type="dxa"/>
            <w:tcBorders>
              <w:top w:val="single" w:sz="4" w:space="0" w:color="BFBFBF"/>
              <w:left w:val="single" w:sz="4" w:space="0" w:color="BFBFBF"/>
              <w:bottom w:val="single" w:sz="4" w:space="0" w:color="BFBFBF"/>
              <w:right w:val="single" w:sz="4" w:space="0" w:color="BFBFBF"/>
            </w:tcBorders>
          </w:tcPr>
          <w:p w14:paraId="6868045C" w14:textId="77777777" w:rsidR="006C5AA8" w:rsidRDefault="00000000">
            <w:pPr>
              <w:pStyle w:val="Textintables"/>
              <w:rPr>
                <w:sz w:val="18"/>
                <w:szCs w:val="18"/>
              </w:rPr>
            </w:pPr>
            <w:commentRangeStart w:id="146"/>
            <w:commentRangeStart w:id="147"/>
            <w:r>
              <w:rPr>
                <w:sz w:val="18"/>
                <w:szCs w:val="18"/>
              </w:rPr>
              <w:t>OSF Platform</w:t>
            </w:r>
            <w:commentRangeEnd w:id="146"/>
            <w:r>
              <w:commentReference w:id="146"/>
            </w:r>
            <w:commentRangeEnd w:id="147"/>
            <w:r w:rsidR="00D76C7F">
              <w:rPr>
                <w:rStyle w:val="CommentReference"/>
                <w:rFonts w:eastAsia="Arial"/>
              </w:rPr>
              <w:commentReference w:id="147"/>
            </w:r>
          </w:p>
        </w:tc>
        <w:tc>
          <w:tcPr>
            <w:tcW w:w="1352" w:type="dxa"/>
            <w:tcBorders>
              <w:top w:val="single" w:sz="4" w:space="0" w:color="BFBFBF"/>
              <w:left w:val="single" w:sz="4" w:space="0" w:color="BFBFBF"/>
              <w:bottom w:val="single" w:sz="4" w:space="0" w:color="BFBFBF"/>
              <w:right w:val="single" w:sz="4" w:space="0" w:color="BFBFBF"/>
            </w:tcBorders>
          </w:tcPr>
          <w:p w14:paraId="2E2CB69C" w14:textId="77777777" w:rsidR="006C5AA8" w:rsidRDefault="00000000">
            <w:pPr>
              <w:pStyle w:val="Textintables"/>
              <w:rPr>
                <w:sz w:val="18"/>
                <w:szCs w:val="18"/>
              </w:rPr>
            </w:pPr>
            <w:commentRangeStart w:id="148"/>
            <w:r>
              <w:rPr>
                <w:sz w:val="18"/>
                <w:szCs w:val="18"/>
              </w:rPr>
              <w:t>CC BY-NC 4.0</w:t>
            </w:r>
          </w:p>
          <w:p w14:paraId="04664509" w14:textId="77777777" w:rsidR="006C5AA8" w:rsidRDefault="00000000">
            <w:pPr>
              <w:pStyle w:val="Textintables"/>
              <w:rPr>
                <w:sz w:val="18"/>
                <w:szCs w:val="18"/>
              </w:rPr>
            </w:pPr>
            <w:r>
              <w:rPr>
                <w:sz w:val="18"/>
                <w:szCs w:val="18"/>
              </w:rPr>
              <w:t>Creative Commons Attribution-</w:t>
            </w:r>
            <w:proofErr w:type="spellStart"/>
            <w:r>
              <w:rPr>
                <w:sz w:val="18"/>
                <w:szCs w:val="18"/>
              </w:rPr>
              <w:t>NonCommercial</w:t>
            </w:r>
            <w:proofErr w:type="spellEnd"/>
            <w:r>
              <w:rPr>
                <w:sz w:val="18"/>
                <w:szCs w:val="18"/>
              </w:rPr>
              <w:t xml:space="preserve"> 4.0 International</w:t>
            </w:r>
            <w:commentRangeEnd w:id="148"/>
            <w:r>
              <w:commentReference w:id="148"/>
            </w:r>
          </w:p>
        </w:tc>
        <w:tc>
          <w:tcPr>
            <w:tcW w:w="1852" w:type="dxa"/>
            <w:tcBorders>
              <w:top w:val="single" w:sz="4" w:space="0" w:color="BFBFBF"/>
              <w:left w:val="single" w:sz="4" w:space="0" w:color="BFBFBF"/>
              <w:bottom w:val="single" w:sz="4" w:space="0" w:color="BFBFBF"/>
              <w:right w:val="single" w:sz="4" w:space="0" w:color="BFBFBF"/>
            </w:tcBorders>
          </w:tcPr>
          <w:p w14:paraId="72C23727" w14:textId="066CDBDD" w:rsidR="006C5AA8" w:rsidRDefault="00000000">
            <w:pPr>
              <w:pStyle w:val="Textintables"/>
              <w:rPr>
                <w:sz w:val="18"/>
                <w:szCs w:val="18"/>
              </w:rPr>
            </w:pPr>
            <w:commentRangeStart w:id="149"/>
            <w:del w:id="150" w:author="Christopher Tremblay" w:date="2025-07-15T08:56:00Z" w16du:dateUtc="2025-07-15T06:56:00Z">
              <w:r w:rsidDel="005A4DCB">
                <w:rPr>
                  <w:sz w:val="18"/>
                  <w:szCs w:val="18"/>
                </w:rPr>
                <w:delText>Email adresses are removed from DT1, stored and linked with unique identifier in DT2.</w:delText>
              </w:r>
            </w:del>
            <w:ins w:id="151" w:author="Christopher Tremblay" w:date="2025-07-15T08:56:00Z" w16du:dateUtc="2025-07-15T06:56:00Z">
              <w:r w:rsidR="005A4DCB">
                <w:rPr>
                  <w:sz w:val="18"/>
                  <w:szCs w:val="18"/>
                </w:rPr>
                <w:t xml:space="preserve">All directs and non-direct identifiers will be removed from DT1 and DT2 datasets to </w:t>
              </w:r>
              <w:r w:rsidR="007A33DC">
                <w:rPr>
                  <w:sz w:val="18"/>
                  <w:szCs w:val="18"/>
                </w:rPr>
                <w:t>produce DT4 that will be fully anonymized by this process.</w:t>
              </w:r>
            </w:ins>
            <w:commentRangeEnd w:id="149"/>
            <w:ins w:id="152" w:author="Christopher Tremblay" w:date="2025-07-15T09:16:00Z" w16du:dateUtc="2025-07-15T07:16:00Z">
              <w:r w:rsidR="00A74005">
                <w:rPr>
                  <w:rStyle w:val="CommentReference"/>
                  <w:rFonts w:eastAsia="Arial"/>
                </w:rPr>
                <w:commentReference w:id="149"/>
              </w:r>
            </w:ins>
          </w:p>
        </w:tc>
      </w:tr>
    </w:tbl>
    <w:p w14:paraId="44048AB5" w14:textId="77777777" w:rsidR="006C5AA8" w:rsidRDefault="006C5AA8"/>
    <w:p w14:paraId="7D4A269B" w14:textId="77777777" w:rsidR="006C5AA8" w:rsidRDefault="00000000">
      <w:pPr>
        <w:pStyle w:val="Heading2"/>
      </w:pPr>
      <w:r>
        <w:rPr>
          <w:color w:val="FF0000"/>
        </w:rPr>
        <w:t xml:space="preserve">[R] </w:t>
      </w:r>
      <w:r>
        <w:t>Engaging the Research Community in Reusing your Dataset(s)</w:t>
      </w:r>
    </w:p>
    <w:tbl>
      <w:tblPr>
        <w:tblW w:w="9913" w:type="dxa"/>
        <w:tblInd w:w="113" w:type="dxa"/>
        <w:tblLayout w:type="fixed"/>
        <w:tblLook w:val="0000" w:firstRow="0" w:lastRow="0" w:firstColumn="0" w:lastColumn="0" w:noHBand="0" w:noVBand="0"/>
      </w:tblPr>
      <w:tblGrid>
        <w:gridCol w:w="4242"/>
        <w:gridCol w:w="5671"/>
      </w:tblGrid>
      <w:tr w:rsidR="006C5AA8" w14:paraId="769112EC" w14:textId="77777777">
        <w:trPr>
          <w:cantSplit/>
        </w:trPr>
        <w:tc>
          <w:tcPr>
            <w:tcW w:w="4242" w:type="dxa"/>
            <w:tcBorders>
              <w:top w:val="single" w:sz="4" w:space="0" w:color="BFBFBF"/>
              <w:left w:val="single" w:sz="4" w:space="0" w:color="BFBFBF"/>
              <w:bottom w:val="single" w:sz="4" w:space="0" w:color="BFBFBF"/>
              <w:right w:val="single" w:sz="4" w:space="0" w:color="BFBFBF"/>
            </w:tcBorders>
            <w:shd w:val="clear" w:color="auto" w:fill="F2F2F2"/>
          </w:tcPr>
          <w:p w14:paraId="20B7F4E2" w14:textId="77777777" w:rsidR="006C5AA8" w:rsidRDefault="00000000">
            <w:pPr>
              <w:pStyle w:val="Textintables"/>
            </w:pPr>
            <w:r>
              <w:rPr>
                <w:b/>
                <w:bCs/>
                <w:color w:val="FF0000"/>
              </w:rPr>
              <w:lastRenderedPageBreak/>
              <w:t>A1i.</w:t>
            </w:r>
            <w:r>
              <w:rPr>
                <w:color w:val="000000"/>
              </w:rPr>
              <w:t xml:space="preserve"> What actions (if any) do you plan to promote or facilitate the reuse of published open data?</w:t>
            </w:r>
          </w:p>
        </w:tc>
        <w:tc>
          <w:tcPr>
            <w:tcW w:w="5670" w:type="dxa"/>
            <w:tcBorders>
              <w:top w:val="single" w:sz="4" w:space="0" w:color="BFBFBF"/>
              <w:left w:val="single" w:sz="4" w:space="0" w:color="BFBFBF"/>
              <w:bottom w:val="single" w:sz="4" w:space="0" w:color="BFBFBF"/>
              <w:right w:val="single" w:sz="4" w:space="0" w:color="BFBFBF"/>
            </w:tcBorders>
          </w:tcPr>
          <w:p w14:paraId="4C3A3D38" w14:textId="77777777" w:rsidR="006C5AA8" w:rsidRDefault="00000000">
            <w:pPr>
              <w:pStyle w:val="Textintables"/>
              <w:rPr>
                <w:i/>
                <w:iCs/>
                <w:szCs w:val="22"/>
              </w:rPr>
            </w:pPr>
            <w:r>
              <w:rPr>
                <w:i/>
                <w:iCs/>
                <w:szCs w:val="22"/>
              </w:rPr>
              <w:t xml:space="preserve">The underlying dataset is published with meta-data once the dataset is </w:t>
            </w:r>
            <w:r>
              <w:rPr>
                <w:b/>
                <w:bCs/>
                <w:i/>
                <w:iCs/>
                <w:szCs w:val="22"/>
                <w:u w:val="single"/>
              </w:rPr>
              <w:t>fully anonymized</w:t>
            </w:r>
            <w:r>
              <w:rPr>
                <w:i/>
                <w:iCs/>
                <w:szCs w:val="22"/>
              </w:rPr>
              <w:t>.</w:t>
            </w:r>
          </w:p>
          <w:p w14:paraId="714B733E" w14:textId="767CF73A" w:rsidR="006C5AA8" w:rsidRPr="009C7880" w:rsidRDefault="00000000">
            <w:pPr>
              <w:pStyle w:val="Textintables"/>
              <w:rPr>
                <w:lang w:val="en-FR"/>
                <w:rPrChange w:id="153" w:author="Robin Huguenot-Noel" w:date="2025-07-15T21:33:00Z" w16du:dateUtc="2025-07-15T19:33:00Z">
                  <w:rPr/>
                </w:rPrChange>
              </w:rPr>
            </w:pPr>
            <w:r>
              <w:t xml:space="preserve">To promote the reuse of published open data, </w:t>
            </w:r>
            <w:ins w:id="154" w:author="Robin Huguenot-Noel" w:date="2025-07-15T21:16:00Z" w16du:dateUtc="2025-07-15T19:16:00Z">
              <w:r w:rsidR="00D76C7F">
                <w:t>we</w:t>
              </w:r>
            </w:ins>
            <w:del w:id="155" w:author="Robin Huguenot-Noel" w:date="2025-07-15T21:16:00Z" w16du:dateUtc="2025-07-15T19:16:00Z">
              <w:r w:rsidDel="00D76C7F">
                <w:delText>I</w:delText>
              </w:r>
            </w:del>
            <w:r>
              <w:t xml:space="preserve"> will deposit datasets and code on OSF Platform, which supports the FAIR principles and increases visibility through indexing and search APIs. It issues DOI, supports metadata and supports GitHub integrations for adequate data &amp; code reproducibility.</w:t>
            </w:r>
            <w:ins w:id="156" w:author="Robin Huguenot-Noel" w:date="2025-07-15T21:31:00Z" w16du:dateUtc="2025-07-15T19:31:00Z">
              <w:r w:rsidR="009C7880">
                <w:t xml:space="preserve"> </w:t>
              </w:r>
            </w:ins>
            <w:ins w:id="157" w:author="Robin Huguenot-Noel" w:date="2025-07-15T21:31:00Z">
              <w:r w:rsidR="009C7880" w:rsidRPr="009C7880">
                <w:t xml:space="preserve">All materials will be shared under a </w:t>
              </w:r>
              <w:r w:rsidR="009C7880" w:rsidRPr="009C7880">
                <w:rPr>
                  <w:b/>
                  <w:bCs/>
                </w:rPr>
                <w:t>CC BY</w:t>
              </w:r>
            </w:ins>
            <w:ins w:id="158" w:author="Robin Huguenot-Noel" w:date="2025-07-15T21:32:00Z" w16du:dateUtc="2025-07-15T19:32:00Z">
              <w:r w:rsidR="009C7880">
                <w:rPr>
                  <w:b/>
                  <w:bCs/>
                </w:rPr>
                <w:t>-NC</w:t>
              </w:r>
            </w:ins>
            <w:ins w:id="159" w:author="Robin Huguenot-Noel" w:date="2025-07-15T21:31:00Z">
              <w:r w:rsidR="009C7880" w:rsidRPr="009C7880">
                <w:rPr>
                  <w:b/>
                  <w:bCs/>
                </w:rPr>
                <w:t xml:space="preserve"> </w:t>
              </w:r>
            </w:ins>
            <w:ins w:id="160" w:author="Robin Huguenot-Noel" w:date="2025-07-15T21:33:00Z">
              <w:r w:rsidR="009C7880" w:rsidRPr="009C7880">
                <w:rPr>
                  <w:b/>
                  <w:bCs/>
                </w:rPr>
                <w:t>4.0 license</w:t>
              </w:r>
            </w:ins>
            <w:ins w:id="161" w:author="Robin Huguenot-Noel" w:date="2025-07-15T21:33:00Z" w16du:dateUtc="2025-07-15T19:33:00Z">
              <w:r w:rsidR="009C7880">
                <w:rPr>
                  <w:b/>
                  <w:bCs/>
                </w:rPr>
                <w:t xml:space="preserve"> </w:t>
              </w:r>
            </w:ins>
            <w:ins w:id="162" w:author="Robin Huguenot-Noel" w:date="2025-07-15T21:31:00Z">
              <w:r w:rsidR="009C7880" w:rsidRPr="009C7880">
                <w:t xml:space="preserve">to </w:t>
              </w:r>
            </w:ins>
            <w:proofErr w:type="spellStart"/>
            <w:ins w:id="163" w:author="Robin Huguenot-Noel" w:date="2025-07-15T21:33:00Z">
              <w:r w:rsidR="009C7880" w:rsidRPr="009C7880">
                <w:t>to</w:t>
              </w:r>
              <w:proofErr w:type="spellEnd"/>
              <w:r w:rsidR="009C7880" w:rsidRPr="009C7880">
                <w:t xml:space="preserve"> allow reuse with attribution while restricting commercial </w:t>
              </w:r>
            </w:ins>
            <w:ins w:id="164" w:author="Robin Huguenot-Noel" w:date="2025-07-15T21:33:00Z" w16du:dateUtc="2025-07-15T19:33:00Z">
              <w:r w:rsidR="009C7880">
                <w:t xml:space="preserve">exploitation. </w:t>
              </w:r>
            </w:ins>
            <w:ins w:id="165" w:author="Robin Huguenot-Noel" w:date="2025-07-15T21:33:00Z">
              <w:r w:rsidR="009C7880" w:rsidRPr="009C7880">
                <w:rPr>
                  <w:lang w:val="en-FR"/>
                </w:rPr>
                <w:t>This restriction ensures that the outputs are used primarily for academic and public-interest purposes, aligning with the ethical use of sensitive or publicly funded data</w:t>
              </w:r>
            </w:ins>
            <w:ins w:id="166" w:author="Robin Huguenot-Noel" w:date="2025-07-15T21:33:00Z" w16du:dateUtc="2025-07-15T19:33:00Z">
              <w:r w:rsidR="009C7880">
                <w:rPr>
                  <w:lang w:val="en-FR"/>
                </w:rPr>
                <w:t>.</w:t>
              </w:r>
            </w:ins>
            <w:ins w:id="167" w:author="Robin Huguenot-Noel" w:date="2025-07-15T21:31:00Z">
              <w:r w:rsidR="009C7880" w:rsidRPr="009C7880">
                <w:t xml:space="preserve"> </w:t>
              </w:r>
            </w:ins>
            <w:del w:id="168" w:author="Robin Huguenot-Noel" w:date="2025-07-15T21:31:00Z" w16du:dateUtc="2025-07-15T19:31:00Z">
              <w:r w:rsidDel="009C7880">
                <w:delText xml:space="preserve"> </w:delText>
              </w:r>
            </w:del>
            <w:r>
              <w:t xml:space="preserve">In addition, </w:t>
            </w:r>
            <w:ins w:id="169" w:author="Robin Huguenot-Noel" w:date="2025-07-15T21:24:00Z" w16du:dateUtc="2025-07-15T19:24:00Z">
              <w:r w:rsidR="00D76C7F">
                <w:t>we</w:t>
              </w:r>
            </w:ins>
            <w:del w:id="170" w:author="Robin Huguenot-Noel" w:date="2025-07-15T21:24:00Z" w16du:dateUtc="2025-07-15T19:24:00Z">
              <w:r w:rsidDel="00D76C7F">
                <w:delText>I</w:delText>
              </w:r>
            </w:del>
            <w:r>
              <w:t xml:space="preserve"> plan to share data availability on platforms like LinkedIn to highlight its relevance and potential applications. </w:t>
            </w:r>
            <w:ins w:id="171" w:author="Robin Huguenot-Noel" w:date="2025-07-15T21:24:00Z" w16du:dateUtc="2025-07-15T19:24:00Z">
              <w:r w:rsidR="00D76C7F">
                <w:t xml:space="preserve">We </w:t>
              </w:r>
            </w:ins>
            <w:del w:id="172" w:author="Robin Huguenot-Noel" w:date="2025-07-15T21:24:00Z" w16du:dateUtc="2025-07-15T19:24:00Z">
              <w:r w:rsidDel="00D76C7F">
                <w:delText xml:space="preserve">I </w:delText>
              </w:r>
            </w:del>
            <w:r>
              <w:t>will provide clear documentation and usage guides to support accessibility and encourage collaborations and discussions to foster further reuse and improvement.</w:t>
            </w:r>
          </w:p>
        </w:tc>
      </w:tr>
    </w:tbl>
    <w:p w14:paraId="368FDC40" w14:textId="77777777" w:rsidR="006C5AA8" w:rsidRDefault="00000000">
      <w:pPr>
        <w:pStyle w:val="Heading1"/>
        <w:rPr>
          <w:b w:val="0"/>
          <w:bCs w:val="0"/>
          <w:sz w:val="2"/>
          <w:szCs w:val="2"/>
        </w:rPr>
      </w:pPr>
      <w:r>
        <w:br w:type="page"/>
      </w:r>
    </w:p>
    <w:p w14:paraId="4801481C" w14:textId="77777777" w:rsidR="006C5AA8" w:rsidRDefault="00000000">
      <w:pPr>
        <w:pStyle w:val="Heading1"/>
      </w:pPr>
      <w:bookmarkStart w:id="173" w:name="_Toc185095995"/>
      <w:r>
        <w:rPr>
          <w:color w:val="FF0000"/>
        </w:rPr>
        <w:lastRenderedPageBreak/>
        <w:t xml:space="preserve">Annex 2. </w:t>
      </w:r>
      <w:r>
        <w:t>Data Protection Analysis</w:t>
      </w:r>
      <w:bookmarkEnd w:id="173"/>
    </w:p>
    <w:p w14:paraId="7438313C" w14:textId="77777777" w:rsidR="006C5AA8" w:rsidRDefault="00000000">
      <w:pPr>
        <w:pStyle w:val="Heading2"/>
      </w:pPr>
      <w:r>
        <w:rPr>
          <w:color w:val="FF0000"/>
        </w:rPr>
        <w:t xml:space="preserve">[M] </w:t>
      </w:r>
      <w:r>
        <w:t>Data and Datasets Collected and/or Produced</w:t>
      </w:r>
    </w:p>
    <w:tbl>
      <w:tblPr>
        <w:tblW w:w="9913" w:type="dxa"/>
        <w:tblInd w:w="113" w:type="dxa"/>
        <w:tblLayout w:type="fixed"/>
        <w:tblLook w:val="0000" w:firstRow="0" w:lastRow="0" w:firstColumn="0" w:lastColumn="0" w:noHBand="0" w:noVBand="0"/>
      </w:tblPr>
      <w:tblGrid>
        <w:gridCol w:w="4242"/>
        <w:gridCol w:w="856"/>
        <w:gridCol w:w="4815"/>
      </w:tblGrid>
      <w:tr w:rsidR="006C5AA8" w14:paraId="0C5CE008" w14:textId="77777777">
        <w:trPr>
          <w:cantSplit/>
        </w:trPr>
        <w:tc>
          <w:tcPr>
            <w:tcW w:w="4242" w:type="dxa"/>
            <w:tcBorders>
              <w:top w:val="single" w:sz="4" w:space="0" w:color="BFBFBF"/>
              <w:left w:val="single" w:sz="4" w:space="0" w:color="BFBFBF"/>
              <w:bottom w:val="single" w:sz="4" w:space="0" w:color="BFBFBF"/>
              <w:right w:val="single" w:sz="4" w:space="0" w:color="BFBFBF"/>
            </w:tcBorders>
            <w:shd w:val="clear" w:color="auto" w:fill="F2F2F2"/>
          </w:tcPr>
          <w:p w14:paraId="2AC5CD8C" w14:textId="77777777" w:rsidR="006C5AA8" w:rsidRDefault="00000000">
            <w:pPr>
              <w:pStyle w:val="Textintables"/>
            </w:pPr>
            <w:r>
              <w:rPr>
                <w:b/>
                <w:bCs/>
                <w:color w:val="FF0000"/>
              </w:rPr>
              <w:t>A2a.</w:t>
            </w:r>
            <w:r>
              <w:rPr>
                <w:color w:val="000000"/>
              </w:rPr>
              <w:t xml:space="preserve"> How many participants will be included??</w:t>
            </w:r>
          </w:p>
        </w:tc>
        <w:tc>
          <w:tcPr>
            <w:tcW w:w="5671" w:type="dxa"/>
            <w:gridSpan w:val="2"/>
            <w:tcBorders>
              <w:top w:val="single" w:sz="4" w:space="0" w:color="BFBFBF"/>
              <w:left w:val="single" w:sz="4" w:space="0" w:color="BFBFBF"/>
              <w:bottom w:val="single" w:sz="4" w:space="0" w:color="BFBFBF"/>
              <w:right w:val="single" w:sz="4" w:space="0" w:color="BFBFBF"/>
            </w:tcBorders>
          </w:tcPr>
          <w:p w14:paraId="016B4C5B" w14:textId="77777777" w:rsidR="006C5AA8" w:rsidRDefault="00000000">
            <w:pPr>
              <w:pStyle w:val="Textintables"/>
              <w:rPr>
                <w:i/>
                <w:iCs/>
              </w:rPr>
            </w:pPr>
            <w:r>
              <w:rPr>
                <w:i/>
                <w:iCs/>
              </w:rPr>
              <w:t>1500</w:t>
            </w:r>
          </w:p>
        </w:tc>
      </w:tr>
      <w:tr w:rsidR="006C5AA8" w14:paraId="577BDA61" w14:textId="77777777">
        <w:trPr>
          <w:cantSplit/>
        </w:trPr>
        <w:tc>
          <w:tcPr>
            <w:tcW w:w="4242" w:type="dxa"/>
            <w:tcBorders>
              <w:top w:val="single" w:sz="4" w:space="0" w:color="BFBFBF"/>
              <w:left w:val="single" w:sz="4" w:space="0" w:color="BFBFBF"/>
              <w:bottom w:val="single" w:sz="4" w:space="0" w:color="BFBFBF"/>
              <w:right w:val="single" w:sz="4" w:space="0" w:color="BFBFBF"/>
            </w:tcBorders>
            <w:shd w:val="clear" w:color="auto" w:fill="F2F2F2"/>
          </w:tcPr>
          <w:p w14:paraId="620B4362" w14:textId="77777777" w:rsidR="006C5AA8" w:rsidRDefault="00000000">
            <w:pPr>
              <w:pStyle w:val="Textintables"/>
            </w:pPr>
            <w:r>
              <w:rPr>
                <w:b/>
                <w:bCs/>
                <w:color w:val="FF0000"/>
              </w:rPr>
              <w:t>A2b.</w:t>
            </w:r>
            <w:r>
              <w:rPr>
                <w:color w:val="000000"/>
              </w:rPr>
              <w:t xml:space="preserve"> Participants’ geographical location: do you consider only Swiss residents? UE residents? Others?</w:t>
            </w:r>
          </w:p>
        </w:tc>
        <w:tc>
          <w:tcPr>
            <w:tcW w:w="5671" w:type="dxa"/>
            <w:gridSpan w:val="2"/>
            <w:tcBorders>
              <w:top w:val="single" w:sz="4" w:space="0" w:color="BFBFBF"/>
              <w:left w:val="single" w:sz="4" w:space="0" w:color="BFBFBF"/>
              <w:bottom w:val="single" w:sz="4" w:space="0" w:color="BFBFBF"/>
              <w:right w:val="single" w:sz="4" w:space="0" w:color="BFBFBF"/>
            </w:tcBorders>
          </w:tcPr>
          <w:p w14:paraId="6524FFF2" w14:textId="77777777" w:rsidR="006C5AA8" w:rsidRDefault="00000000">
            <w:pPr>
              <w:pStyle w:val="Textintables"/>
              <w:rPr>
                <w:szCs w:val="22"/>
              </w:rPr>
            </w:pPr>
            <w:commentRangeStart w:id="174"/>
            <w:r>
              <w:rPr>
                <w:szCs w:val="22"/>
              </w:rPr>
              <w:t>France, Germany, Italy, Spain, Poland</w:t>
            </w:r>
            <w:commentRangeEnd w:id="174"/>
            <w:r w:rsidR="009C7880">
              <w:rPr>
                <w:rStyle w:val="CommentReference"/>
                <w:rFonts w:eastAsia="Arial"/>
              </w:rPr>
              <w:commentReference w:id="174"/>
            </w:r>
          </w:p>
        </w:tc>
      </w:tr>
      <w:tr w:rsidR="006C5AA8" w14:paraId="426A0B76" w14:textId="77777777">
        <w:trPr>
          <w:cantSplit/>
        </w:trPr>
        <w:tc>
          <w:tcPr>
            <w:tcW w:w="4242" w:type="dxa"/>
            <w:tcBorders>
              <w:top w:val="single" w:sz="4" w:space="0" w:color="BFBFBF"/>
              <w:left w:val="single" w:sz="4" w:space="0" w:color="BFBFBF"/>
              <w:bottom w:val="single" w:sz="4" w:space="0" w:color="BFBFBF"/>
              <w:right w:val="single" w:sz="4" w:space="0" w:color="BFBFBF"/>
            </w:tcBorders>
            <w:shd w:val="clear" w:color="auto" w:fill="F2F2F2"/>
          </w:tcPr>
          <w:p w14:paraId="4575918E" w14:textId="77777777" w:rsidR="006C5AA8" w:rsidRDefault="00000000">
            <w:pPr>
              <w:pStyle w:val="Textintables"/>
            </w:pPr>
            <w:r>
              <w:rPr>
                <w:b/>
                <w:bCs/>
                <w:color w:val="FF0000"/>
              </w:rPr>
              <w:t>A2c.</w:t>
            </w:r>
            <w:r>
              <w:rPr>
                <w:color w:val="FF0000"/>
              </w:rPr>
              <w:t xml:space="preserve"> </w:t>
            </w:r>
            <w:r>
              <w:t>Consent: have you planned to get or already obtained the subjects’ consent?</w:t>
            </w:r>
          </w:p>
        </w:tc>
        <w:tc>
          <w:tcPr>
            <w:tcW w:w="856" w:type="dxa"/>
            <w:tcBorders>
              <w:top w:val="single" w:sz="4" w:space="0" w:color="BFBFBF"/>
              <w:left w:val="single" w:sz="4" w:space="0" w:color="BFBFBF"/>
              <w:bottom w:val="single" w:sz="4" w:space="0" w:color="BFBFBF"/>
              <w:right w:val="single" w:sz="4" w:space="0" w:color="BFBFBF"/>
            </w:tcBorders>
          </w:tcPr>
          <w:p w14:paraId="4A5DD804" w14:textId="77777777" w:rsidR="006C5AA8" w:rsidRDefault="00000000">
            <w:pPr>
              <w:pStyle w:val="Textintables"/>
            </w:pPr>
            <w:r>
              <w:rPr>
                <w:iCs/>
                <w:szCs w:val="28"/>
              </w:rPr>
              <w:t>Yes</w:t>
            </w:r>
          </w:p>
        </w:tc>
        <w:tc>
          <w:tcPr>
            <w:tcW w:w="4815" w:type="dxa"/>
            <w:tcBorders>
              <w:top w:val="single" w:sz="4" w:space="0" w:color="BFBFBF"/>
              <w:left w:val="single" w:sz="4" w:space="0" w:color="BFBFBF"/>
              <w:bottom w:val="single" w:sz="4" w:space="0" w:color="BFBFBF"/>
              <w:right w:val="single" w:sz="4" w:space="0" w:color="BFBFBF"/>
            </w:tcBorders>
          </w:tcPr>
          <w:p w14:paraId="0D34ECB8" w14:textId="77777777" w:rsidR="006C5AA8" w:rsidRDefault="00000000">
            <w:pPr>
              <w:pStyle w:val="Textintables"/>
            </w:pPr>
            <w:r>
              <w:rPr>
                <w:i/>
                <w:iCs/>
                <w:szCs w:val="22"/>
              </w:rPr>
              <w:t>The online survey contains a first page with the information sheet and a second page with the consent form. Only participants who consent to the project will be allowed to participate in the survey.</w:t>
            </w:r>
          </w:p>
        </w:tc>
      </w:tr>
    </w:tbl>
    <w:p w14:paraId="794685AE" w14:textId="77777777" w:rsidR="006C5AA8" w:rsidRDefault="006C5AA8"/>
    <w:p w14:paraId="21835FEB" w14:textId="77777777" w:rsidR="006C5AA8" w:rsidRDefault="00000000">
      <w:pPr>
        <w:pStyle w:val="Heading2"/>
      </w:pPr>
      <w:r>
        <w:rPr>
          <w:color w:val="FF0000"/>
        </w:rPr>
        <w:t xml:space="preserve">[M] </w:t>
      </w:r>
      <w:r>
        <w:t>Assessment Of 'Probably High-Risk' Data Processing (9 Criteria)</w:t>
      </w:r>
    </w:p>
    <w:p w14:paraId="48039004" w14:textId="77777777" w:rsidR="006C5AA8" w:rsidRDefault="00000000">
      <w:r>
        <w:t>Under the current FADP (in force since September 1, 2023), the data controller (i.e., the person who determines the purpose and means of data processing) must conduct a Data Protection Impact Assessment (DPIA) if the processing poses high risks to data subjects. Additionally, if the GDPR applies to your project and two or more of the following criteria are met, a DPIA is required.</w:t>
      </w:r>
    </w:p>
    <w:tbl>
      <w:tblPr>
        <w:tblW w:w="9911" w:type="dxa"/>
        <w:tblInd w:w="113" w:type="dxa"/>
        <w:tblLayout w:type="fixed"/>
        <w:tblLook w:val="0000" w:firstRow="0" w:lastRow="0" w:firstColumn="0" w:lastColumn="0" w:noHBand="0" w:noVBand="0"/>
      </w:tblPr>
      <w:tblGrid>
        <w:gridCol w:w="4247"/>
        <w:gridCol w:w="851"/>
        <w:gridCol w:w="4813"/>
      </w:tblGrid>
      <w:tr w:rsidR="006C5AA8" w14:paraId="45D9303D" w14:textId="77777777">
        <w:trPr>
          <w:cantSplit/>
        </w:trPr>
        <w:tc>
          <w:tcPr>
            <w:tcW w:w="4247" w:type="dxa"/>
            <w:tcBorders>
              <w:top w:val="single" w:sz="4" w:space="0" w:color="BFBFBF"/>
              <w:left w:val="single" w:sz="4" w:space="0" w:color="BFBFBF"/>
              <w:bottom w:val="single" w:sz="4" w:space="0" w:color="BFBFBF"/>
              <w:right w:val="single" w:sz="4" w:space="0" w:color="BFBFBF"/>
            </w:tcBorders>
            <w:shd w:val="clear" w:color="auto" w:fill="F2F2F2"/>
          </w:tcPr>
          <w:p w14:paraId="4BB8B488" w14:textId="77777777" w:rsidR="006C5AA8" w:rsidRDefault="00000000">
            <w:pPr>
              <w:pStyle w:val="Textintables"/>
            </w:pPr>
            <w:r>
              <w:rPr>
                <w:b/>
                <w:bCs/>
                <w:color w:val="FF0000"/>
              </w:rPr>
              <w:t>A2d.</w:t>
            </w:r>
            <w:r>
              <w:rPr>
                <w:color w:val="FF0000"/>
              </w:rPr>
              <w:t xml:space="preserve"> </w:t>
            </w:r>
            <w:r>
              <w:t>(1) The data processing involves: Evaluation or scoring, including profiling and predicting</w:t>
            </w:r>
            <w:r>
              <w:rPr>
                <w:rStyle w:val="Appelnotedebasdep1"/>
              </w:rPr>
              <w:footnoteReference w:id="10"/>
            </w:r>
          </w:p>
        </w:tc>
        <w:tc>
          <w:tcPr>
            <w:tcW w:w="851" w:type="dxa"/>
            <w:tcBorders>
              <w:top w:val="single" w:sz="4" w:space="0" w:color="BFBFBF"/>
              <w:left w:val="single" w:sz="4" w:space="0" w:color="BFBFBF"/>
              <w:bottom w:val="single" w:sz="4" w:space="0" w:color="BFBFBF"/>
              <w:right w:val="single" w:sz="4" w:space="0" w:color="BFBFBF"/>
            </w:tcBorders>
          </w:tcPr>
          <w:p w14:paraId="01D9C54E" w14:textId="77777777" w:rsidR="006C5AA8" w:rsidRDefault="00000000">
            <w:pPr>
              <w:pStyle w:val="Textintables"/>
            </w:pPr>
            <w:r>
              <w:rPr>
                <w:color w:val="000000"/>
              </w:rPr>
              <w:t>Yes</w:t>
            </w:r>
          </w:p>
        </w:tc>
        <w:tc>
          <w:tcPr>
            <w:tcW w:w="4813" w:type="dxa"/>
            <w:tcBorders>
              <w:top w:val="single" w:sz="4" w:space="0" w:color="BFBFBF"/>
              <w:left w:val="single" w:sz="4" w:space="0" w:color="BFBFBF"/>
              <w:bottom w:val="single" w:sz="4" w:space="0" w:color="BFBFBF"/>
              <w:right w:val="single" w:sz="4" w:space="0" w:color="BFBFBF"/>
            </w:tcBorders>
          </w:tcPr>
          <w:p w14:paraId="1A72EC1F" w14:textId="77777777" w:rsidR="006C5AA8" w:rsidRDefault="00000000">
            <w:pPr>
              <w:pStyle w:val="Textintables"/>
            </w:pPr>
            <w:r>
              <w:rPr>
                <w:i/>
                <w:lang w:eastAsia="fr-CH"/>
              </w:rPr>
              <w:t>Data involves questions regarding personal preferences, political opinions, personal interests and economic situations, and location.</w:t>
            </w:r>
          </w:p>
        </w:tc>
      </w:tr>
      <w:tr w:rsidR="006C5AA8" w14:paraId="458124EC" w14:textId="77777777">
        <w:trPr>
          <w:cantSplit/>
        </w:trPr>
        <w:tc>
          <w:tcPr>
            <w:tcW w:w="4247" w:type="dxa"/>
            <w:tcBorders>
              <w:top w:val="single" w:sz="4" w:space="0" w:color="BFBFBF"/>
              <w:left w:val="single" w:sz="4" w:space="0" w:color="BFBFBF"/>
              <w:bottom w:val="single" w:sz="4" w:space="0" w:color="BFBFBF"/>
              <w:right w:val="single" w:sz="4" w:space="0" w:color="BFBFBF"/>
            </w:tcBorders>
            <w:shd w:val="clear" w:color="auto" w:fill="F2F2F2"/>
          </w:tcPr>
          <w:p w14:paraId="381C6FE0" w14:textId="77777777" w:rsidR="006C5AA8" w:rsidRDefault="00000000">
            <w:pPr>
              <w:pStyle w:val="Textintables"/>
            </w:pPr>
            <w:r>
              <w:rPr>
                <w:b/>
                <w:bCs/>
                <w:color w:val="FF0000"/>
              </w:rPr>
              <w:t>A2e.</w:t>
            </w:r>
            <w:r>
              <w:rPr>
                <w:color w:val="FF0000"/>
              </w:rPr>
              <w:t xml:space="preserve"> </w:t>
            </w:r>
            <w:r>
              <w:t>(2) The data processing involves: Automated decision making with legal or similar significant effect</w:t>
            </w:r>
            <w:r>
              <w:rPr>
                <w:rStyle w:val="Appelnotedebasdep1"/>
              </w:rPr>
              <w:footnoteReference w:id="11"/>
            </w:r>
          </w:p>
        </w:tc>
        <w:tc>
          <w:tcPr>
            <w:tcW w:w="851" w:type="dxa"/>
            <w:tcBorders>
              <w:top w:val="single" w:sz="4" w:space="0" w:color="BFBFBF"/>
              <w:left w:val="single" w:sz="4" w:space="0" w:color="BFBFBF"/>
              <w:bottom w:val="single" w:sz="4" w:space="0" w:color="BFBFBF"/>
              <w:right w:val="single" w:sz="4" w:space="0" w:color="BFBFBF"/>
            </w:tcBorders>
          </w:tcPr>
          <w:p w14:paraId="383D4224" w14:textId="77777777" w:rsidR="006C5AA8" w:rsidRDefault="00000000">
            <w:pPr>
              <w:pStyle w:val="Textintables"/>
            </w:pPr>
            <w:r>
              <w:rPr>
                <w:color w:val="000000"/>
              </w:rPr>
              <w:t>No</w:t>
            </w:r>
          </w:p>
        </w:tc>
        <w:tc>
          <w:tcPr>
            <w:tcW w:w="4813" w:type="dxa"/>
            <w:tcBorders>
              <w:top w:val="single" w:sz="4" w:space="0" w:color="BFBFBF"/>
              <w:left w:val="single" w:sz="4" w:space="0" w:color="BFBFBF"/>
              <w:bottom w:val="single" w:sz="4" w:space="0" w:color="BFBFBF"/>
              <w:right w:val="single" w:sz="4" w:space="0" w:color="BFBFBF"/>
            </w:tcBorders>
          </w:tcPr>
          <w:p w14:paraId="211F36AC" w14:textId="77777777" w:rsidR="006C5AA8" w:rsidRDefault="006C5AA8">
            <w:pPr>
              <w:pStyle w:val="Textintables"/>
              <w:rPr>
                <w:i/>
                <w:lang w:eastAsia="fr-CH"/>
              </w:rPr>
            </w:pPr>
          </w:p>
        </w:tc>
      </w:tr>
      <w:tr w:rsidR="006C5AA8" w14:paraId="2FC9E26F" w14:textId="77777777">
        <w:trPr>
          <w:cantSplit/>
        </w:trPr>
        <w:tc>
          <w:tcPr>
            <w:tcW w:w="4247" w:type="dxa"/>
            <w:tcBorders>
              <w:top w:val="single" w:sz="4" w:space="0" w:color="BFBFBF"/>
              <w:left w:val="single" w:sz="4" w:space="0" w:color="BFBFBF"/>
              <w:bottom w:val="single" w:sz="4" w:space="0" w:color="BFBFBF"/>
              <w:right w:val="single" w:sz="4" w:space="0" w:color="BFBFBF"/>
            </w:tcBorders>
            <w:shd w:val="clear" w:color="auto" w:fill="F2F2F2"/>
          </w:tcPr>
          <w:p w14:paraId="067253AB" w14:textId="77777777" w:rsidR="006C5AA8" w:rsidRDefault="00000000">
            <w:pPr>
              <w:pStyle w:val="Textintables"/>
            </w:pPr>
            <w:r>
              <w:rPr>
                <w:b/>
                <w:bCs/>
                <w:color w:val="FF0000"/>
              </w:rPr>
              <w:t>A2f.</w:t>
            </w:r>
            <w:r>
              <w:rPr>
                <w:color w:val="FF0000"/>
              </w:rPr>
              <w:t xml:space="preserve"> </w:t>
            </w:r>
            <w:r>
              <w:t>(3) The data processing involves: Systematic monitoring to observe, monitor or control data subjects</w:t>
            </w:r>
            <w:r>
              <w:rPr>
                <w:rStyle w:val="Appelnotedebasdep1"/>
              </w:rPr>
              <w:footnoteReference w:id="12"/>
            </w:r>
          </w:p>
        </w:tc>
        <w:tc>
          <w:tcPr>
            <w:tcW w:w="851" w:type="dxa"/>
            <w:tcBorders>
              <w:top w:val="single" w:sz="4" w:space="0" w:color="BFBFBF"/>
              <w:left w:val="single" w:sz="4" w:space="0" w:color="BFBFBF"/>
              <w:bottom w:val="single" w:sz="4" w:space="0" w:color="BFBFBF"/>
              <w:right w:val="single" w:sz="4" w:space="0" w:color="BFBFBF"/>
            </w:tcBorders>
          </w:tcPr>
          <w:p w14:paraId="0EBF167D" w14:textId="77777777" w:rsidR="006C5AA8" w:rsidRDefault="00000000">
            <w:pPr>
              <w:pStyle w:val="Textintables"/>
            </w:pPr>
            <w:r>
              <w:rPr>
                <w:color w:val="000000"/>
              </w:rPr>
              <w:t>No</w:t>
            </w:r>
          </w:p>
        </w:tc>
        <w:tc>
          <w:tcPr>
            <w:tcW w:w="4813" w:type="dxa"/>
            <w:tcBorders>
              <w:top w:val="single" w:sz="4" w:space="0" w:color="BFBFBF"/>
              <w:left w:val="single" w:sz="4" w:space="0" w:color="BFBFBF"/>
              <w:bottom w:val="single" w:sz="4" w:space="0" w:color="BFBFBF"/>
              <w:right w:val="single" w:sz="4" w:space="0" w:color="BFBFBF"/>
            </w:tcBorders>
          </w:tcPr>
          <w:p w14:paraId="53CE6372" w14:textId="77777777" w:rsidR="006C5AA8" w:rsidRDefault="006C5AA8">
            <w:pPr>
              <w:pStyle w:val="Textintables"/>
              <w:rPr>
                <w:i/>
                <w:lang w:eastAsia="fr-CH"/>
              </w:rPr>
            </w:pPr>
          </w:p>
        </w:tc>
      </w:tr>
      <w:tr w:rsidR="006C5AA8" w14:paraId="0E6288F3" w14:textId="77777777">
        <w:trPr>
          <w:cantSplit/>
        </w:trPr>
        <w:tc>
          <w:tcPr>
            <w:tcW w:w="4247" w:type="dxa"/>
            <w:tcBorders>
              <w:top w:val="single" w:sz="4" w:space="0" w:color="BFBFBF"/>
              <w:left w:val="single" w:sz="4" w:space="0" w:color="BFBFBF"/>
              <w:bottom w:val="single" w:sz="4" w:space="0" w:color="BFBFBF"/>
              <w:right w:val="single" w:sz="4" w:space="0" w:color="BFBFBF"/>
            </w:tcBorders>
            <w:shd w:val="clear" w:color="auto" w:fill="F2F2F2"/>
          </w:tcPr>
          <w:p w14:paraId="6F0083E1" w14:textId="77777777" w:rsidR="006C5AA8" w:rsidRDefault="00000000">
            <w:pPr>
              <w:pStyle w:val="Textintables"/>
            </w:pPr>
            <w:r>
              <w:rPr>
                <w:b/>
                <w:bCs/>
                <w:color w:val="FF0000"/>
              </w:rPr>
              <w:t>A2g.</w:t>
            </w:r>
            <w:r>
              <w:rPr>
                <w:color w:val="FF0000"/>
              </w:rPr>
              <w:t xml:space="preserve"> </w:t>
            </w:r>
            <w:r>
              <w:t>(4) The data processing involves: Personal or sensitive data</w:t>
            </w:r>
          </w:p>
        </w:tc>
        <w:tc>
          <w:tcPr>
            <w:tcW w:w="851" w:type="dxa"/>
            <w:tcBorders>
              <w:top w:val="single" w:sz="4" w:space="0" w:color="BFBFBF"/>
              <w:left w:val="single" w:sz="4" w:space="0" w:color="BFBFBF"/>
              <w:bottom w:val="single" w:sz="4" w:space="0" w:color="BFBFBF"/>
              <w:right w:val="single" w:sz="4" w:space="0" w:color="BFBFBF"/>
            </w:tcBorders>
          </w:tcPr>
          <w:p w14:paraId="01D03A7D" w14:textId="77777777" w:rsidR="006C5AA8" w:rsidRDefault="00000000">
            <w:pPr>
              <w:pStyle w:val="Textintables"/>
            </w:pPr>
            <w:r>
              <w:rPr>
                <w:color w:val="000000"/>
              </w:rPr>
              <w:t>Yes</w:t>
            </w:r>
          </w:p>
        </w:tc>
        <w:tc>
          <w:tcPr>
            <w:tcW w:w="4813" w:type="dxa"/>
            <w:tcBorders>
              <w:top w:val="single" w:sz="4" w:space="0" w:color="BFBFBF"/>
              <w:left w:val="single" w:sz="4" w:space="0" w:color="BFBFBF"/>
              <w:bottom w:val="single" w:sz="4" w:space="0" w:color="BFBFBF"/>
              <w:right w:val="single" w:sz="4" w:space="0" w:color="BFBFBF"/>
            </w:tcBorders>
          </w:tcPr>
          <w:p w14:paraId="2C608888" w14:textId="77777777" w:rsidR="006C5AA8" w:rsidRDefault="00000000">
            <w:pPr>
              <w:pStyle w:val="Textintables"/>
              <w:rPr>
                <w:i/>
                <w:lang w:eastAsia="fr-CH"/>
              </w:rPr>
            </w:pPr>
            <w:r>
              <w:rPr>
                <w:i/>
                <w:lang w:eastAsia="fr-CH"/>
              </w:rPr>
              <w:t>Data involves email addresses, gender, and location. Sensitive data includes political opinions, and opinions regarding unions and employers.</w:t>
            </w:r>
          </w:p>
        </w:tc>
      </w:tr>
      <w:tr w:rsidR="006C5AA8" w14:paraId="5BE9B1BC" w14:textId="77777777">
        <w:trPr>
          <w:cantSplit/>
        </w:trPr>
        <w:tc>
          <w:tcPr>
            <w:tcW w:w="4247" w:type="dxa"/>
            <w:tcBorders>
              <w:top w:val="single" w:sz="4" w:space="0" w:color="BFBFBF"/>
              <w:left w:val="single" w:sz="4" w:space="0" w:color="BFBFBF"/>
              <w:bottom w:val="single" w:sz="4" w:space="0" w:color="BFBFBF"/>
              <w:right w:val="single" w:sz="4" w:space="0" w:color="BFBFBF"/>
            </w:tcBorders>
            <w:shd w:val="clear" w:color="auto" w:fill="F2F2F2"/>
          </w:tcPr>
          <w:p w14:paraId="752C9DF4" w14:textId="77777777" w:rsidR="006C5AA8" w:rsidRDefault="00000000">
            <w:pPr>
              <w:pStyle w:val="Textintables"/>
            </w:pPr>
            <w:r>
              <w:rPr>
                <w:b/>
                <w:bCs/>
                <w:color w:val="FF0000"/>
              </w:rPr>
              <w:t>A2h.</w:t>
            </w:r>
            <w:r>
              <w:rPr>
                <w:color w:val="FF0000"/>
              </w:rPr>
              <w:t xml:space="preserve"> </w:t>
            </w:r>
            <w:r>
              <w:t>(5) The data processing involves: Data processed on a large scale</w:t>
            </w:r>
          </w:p>
        </w:tc>
        <w:tc>
          <w:tcPr>
            <w:tcW w:w="851" w:type="dxa"/>
            <w:tcBorders>
              <w:top w:val="single" w:sz="4" w:space="0" w:color="BFBFBF"/>
              <w:left w:val="single" w:sz="4" w:space="0" w:color="BFBFBF"/>
              <w:bottom w:val="single" w:sz="4" w:space="0" w:color="BFBFBF"/>
              <w:right w:val="single" w:sz="4" w:space="0" w:color="BFBFBF"/>
            </w:tcBorders>
          </w:tcPr>
          <w:p w14:paraId="4BB48503" w14:textId="77777777" w:rsidR="006C5AA8" w:rsidRDefault="00000000">
            <w:pPr>
              <w:pStyle w:val="Textintables"/>
            </w:pPr>
            <w:r>
              <w:rPr>
                <w:color w:val="000000"/>
              </w:rPr>
              <w:t>No</w:t>
            </w:r>
          </w:p>
        </w:tc>
        <w:tc>
          <w:tcPr>
            <w:tcW w:w="4813" w:type="dxa"/>
            <w:tcBorders>
              <w:top w:val="single" w:sz="4" w:space="0" w:color="BFBFBF"/>
              <w:left w:val="single" w:sz="4" w:space="0" w:color="BFBFBF"/>
              <w:bottom w:val="single" w:sz="4" w:space="0" w:color="BFBFBF"/>
              <w:right w:val="single" w:sz="4" w:space="0" w:color="BFBFBF"/>
            </w:tcBorders>
          </w:tcPr>
          <w:p w14:paraId="675FA92B" w14:textId="77777777" w:rsidR="006C5AA8" w:rsidRDefault="006C5AA8">
            <w:pPr>
              <w:pStyle w:val="Textintables"/>
              <w:rPr>
                <w:i/>
                <w:lang w:eastAsia="fr-CH"/>
              </w:rPr>
            </w:pPr>
          </w:p>
        </w:tc>
      </w:tr>
      <w:tr w:rsidR="006C5AA8" w14:paraId="7A8B264E" w14:textId="77777777">
        <w:trPr>
          <w:cantSplit/>
        </w:trPr>
        <w:tc>
          <w:tcPr>
            <w:tcW w:w="4247" w:type="dxa"/>
            <w:tcBorders>
              <w:top w:val="single" w:sz="4" w:space="0" w:color="BFBFBF"/>
              <w:left w:val="single" w:sz="4" w:space="0" w:color="BFBFBF"/>
              <w:bottom w:val="single" w:sz="4" w:space="0" w:color="BFBFBF"/>
              <w:right w:val="single" w:sz="4" w:space="0" w:color="BFBFBF"/>
            </w:tcBorders>
            <w:shd w:val="clear" w:color="auto" w:fill="F2F2F2"/>
          </w:tcPr>
          <w:p w14:paraId="2F544E58" w14:textId="77777777" w:rsidR="006C5AA8" w:rsidRDefault="00000000">
            <w:pPr>
              <w:pStyle w:val="Textintables"/>
            </w:pPr>
            <w:r>
              <w:rPr>
                <w:b/>
                <w:bCs/>
                <w:color w:val="FF0000"/>
              </w:rPr>
              <w:t>A2i.</w:t>
            </w:r>
            <w:r>
              <w:rPr>
                <w:color w:val="FF0000"/>
              </w:rPr>
              <w:t xml:space="preserve"> </w:t>
            </w:r>
            <w:r>
              <w:t>(6) The data processing involves: Matching or combining datasets</w:t>
            </w:r>
          </w:p>
        </w:tc>
        <w:tc>
          <w:tcPr>
            <w:tcW w:w="851" w:type="dxa"/>
            <w:tcBorders>
              <w:top w:val="single" w:sz="4" w:space="0" w:color="BFBFBF"/>
              <w:left w:val="single" w:sz="4" w:space="0" w:color="BFBFBF"/>
              <w:bottom w:val="single" w:sz="4" w:space="0" w:color="BFBFBF"/>
              <w:right w:val="single" w:sz="4" w:space="0" w:color="BFBFBF"/>
            </w:tcBorders>
          </w:tcPr>
          <w:p w14:paraId="504E3FAA" w14:textId="77777777" w:rsidR="006C5AA8" w:rsidRDefault="00000000">
            <w:pPr>
              <w:pStyle w:val="Textintables"/>
            </w:pPr>
            <w:r>
              <w:rPr>
                <w:color w:val="000000"/>
              </w:rPr>
              <w:t>No</w:t>
            </w:r>
          </w:p>
        </w:tc>
        <w:tc>
          <w:tcPr>
            <w:tcW w:w="4813" w:type="dxa"/>
            <w:tcBorders>
              <w:top w:val="single" w:sz="4" w:space="0" w:color="BFBFBF"/>
              <w:left w:val="single" w:sz="4" w:space="0" w:color="BFBFBF"/>
              <w:bottom w:val="single" w:sz="4" w:space="0" w:color="BFBFBF"/>
              <w:right w:val="single" w:sz="4" w:space="0" w:color="BFBFBF"/>
            </w:tcBorders>
          </w:tcPr>
          <w:p w14:paraId="64ED315A" w14:textId="77777777" w:rsidR="006C5AA8" w:rsidRDefault="006C5AA8">
            <w:pPr>
              <w:pStyle w:val="Textintables"/>
              <w:rPr>
                <w:i/>
                <w:lang w:eastAsia="fr-CH"/>
              </w:rPr>
            </w:pPr>
          </w:p>
        </w:tc>
      </w:tr>
      <w:tr w:rsidR="006C5AA8" w14:paraId="68767293" w14:textId="77777777">
        <w:trPr>
          <w:cantSplit/>
        </w:trPr>
        <w:tc>
          <w:tcPr>
            <w:tcW w:w="4247" w:type="dxa"/>
            <w:tcBorders>
              <w:top w:val="single" w:sz="4" w:space="0" w:color="BFBFBF"/>
              <w:left w:val="single" w:sz="4" w:space="0" w:color="BFBFBF"/>
              <w:bottom w:val="single" w:sz="4" w:space="0" w:color="BFBFBF"/>
              <w:right w:val="single" w:sz="4" w:space="0" w:color="BFBFBF"/>
            </w:tcBorders>
            <w:shd w:val="clear" w:color="auto" w:fill="F2F2F2"/>
          </w:tcPr>
          <w:p w14:paraId="47496BA8" w14:textId="77777777" w:rsidR="006C5AA8" w:rsidRDefault="00000000">
            <w:pPr>
              <w:pStyle w:val="Textintables"/>
            </w:pPr>
            <w:r>
              <w:rPr>
                <w:b/>
                <w:bCs/>
                <w:color w:val="FF0000"/>
              </w:rPr>
              <w:lastRenderedPageBreak/>
              <w:t xml:space="preserve">A2j. </w:t>
            </w:r>
            <w:r>
              <w:t>(7) The data processing involves: Data concerning vulnerable subjects</w:t>
            </w:r>
            <w:r>
              <w:rPr>
                <w:rStyle w:val="Appelnotedebasdep1"/>
              </w:rPr>
              <w:footnoteReference w:id="13"/>
            </w:r>
            <w:r>
              <w:t xml:space="preserve"> (e.g., children, adults lacking capacity, pregnant women, …)</w:t>
            </w:r>
          </w:p>
        </w:tc>
        <w:tc>
          <w:tcPr>
            <w:tcW w:w="851" w:type="dxa"/>
            <w:tcBorders>
              <w:top w:val="single" w:sz="4" w:space="0" w:color="BFBFBF"/>
              <w:left w:val="single" w:sz="4" w:space="0" w:color="BFBFBF"/>
              <w:bottom w:val="single" w:sz="4" w:space="0" w:color="BFBFBF"/>
              <w:right w:val="single" w:sz="4" w:space="0" w:color="BFBFBF"/>
            </w:tcBorders>
          </w:tcPr>
          <w:p w14:paraId="1E9D6CA7" w14:textId="77777777" w:rsidR="006C5AA8" w:rsidRDefault="00000000">
            <w:pPr>
              <w:pStyle w:val="Textintables"/>
            </w:pPr>
            <w:r>
              <w:rPr>
                <w:color w:val="000000"/>
              </w:rPr>
              <w:t>No</w:t>
            </w:r>
          </w:p>
        </w:tc>
        <w:tc>
          <w:tcPr>
            <w:tcW w:w="4813" w:type="dxa"/>
            <w:tcBorders>
              <w:top w:val="single" w:sz="4" w:space="0" w:color="BFBFBF"/>
              <w:left w:val="single" w:sz="4" w:space="0" w:color="BFBFBF"/>
              <w:bottom w:val="single" w:sz="4" w:space="0" w:color="BFBFBF"/>
              <w:right w:val="single" w:sz="4" w:space="0" w:color="BFBFBF"/>
            </w:tcBorders>
          </w:tcPr>
          <w:p w14:paraId="185DFB17" w14:textId="77777777" w:rsidR="006C5AA8" w:rsidRDefault="006C5AA8">
            <w:pPr>
              <w:pStyle w:val="Textintables"/>
              <w:rPr>
                <w:i/>
                <w:lang w:eastAsia="fr-CH"/>
              </w:rPr>
            </w:pPr>
          </w:p>
        </w:tc>
      </w:tr>
      <w:tr w:rsidR="006C5AA8" w14:paraId="499F4115" w14:textId="77777777">
        <w:trPr>
          <w:cantSplit/>
        </w:trPr>
        <w:tc>
          <w:tcPr>
            <w:tcW w:w="4247" w:type="dxa"/>
            <w:tcBorders>
              <w:top w:val="single" w:sz="4" w:space="0" w:color="BFBFBF"/>
              <w:left w:val="single" w:sz="4" w:space="0" w:color="BFBFBF"/>
              <w:bottom w:val="single" w:sz="4" w:space="0" w:color="BFBFBF"/>
              <w:right w:val="single" w:sz="4" w:space="0" w:color="BFBFBF"/>
            </w:tcBorders>
            <w:shd w:val="clear" w:color="auto" w:fill="F2F2F2"/>
          </w:tcPr>
          <w:p w14:paraId="23166DB6" w14:textId="77777777" w:rsidR="006C5AA8" w:rsidRDefault="00000000">
            <w:pPr>
              <w:pStyle w:val="Textintables"/>
            </w:pPr>
            <w:r>
              <w:rPr>
                <w:b/>
                <w:bCs/>
                <w:color w:val="FF0000"/>
              </w:rPr>
              <w:t>A2k.</w:t>
            </w:r>
            <w:r>
              <w:rPr>
                <w:color w:val="FF0000"/>
              </w:rPr>
              <w:t xml:space="preserve"> </w:t>
            </w:r>
            <w:r>
              <w:t>(8) The data processing involves: Innovative use or applying new technological or organizational solutions</w:t>
            </w:r>
          </w:p>
        </w:tc>
        <w:tc>
          <w:tcPr>
            <w:tcW w:w="851" w:type="dxa"/>
            <w:tcBorders>
              <w:top w:val="single" w:sz="4" w:space="0" w:color="BFBFBF"/>
              <w:left w:val="single" w:sz="4" w:space="0" w:color="BFBFBF"/>
              <w:bottom w:val="single" w:sz="4" w:space="0" w:color="BFBFBF"/>
              <w:right w:val="single" w:sz="4" w:space="0" w:color="BFBFBF"/>
            </w:tcBorders>
          </w:tcPr>
          <w:p w14:paraId="2E7B9FB5" w14:textId="77777777" w:rsidR="006C5AA8" w:rsidRDefault="00000000">
            <w:pPr>
              <w:pStyle w:val="Textintables"/>
            </w:pPr>
            <w:r>
              <w:rPr>
                <w:color w:val="000000"/>
              </w:rPr>
              <w:t>No</w:t>
            </w:r>
          </w:p>
        </w:tc>
        <w:tc>
          <w:tcPr>
            <w:tcW w:w="4813" w:type="dxa"/>
            <w:tcBorders>
              <w:top w:val="single" w:sz="4" w:space="0" w:color="BFBFBF"/>
              <w:left w:val="single" w:sz="4" w:space="0" w:color="BFBFBF"/>
              <w:bottom w:val="single" w:sz="4" w:space="0" w:color="BFBFBF"/>
              <w:right w:val="single" w:sz="4" w:space="0" w:color="BFBFBF"/>
            </w:tcBorders>
          </w:tcPr>
          <w:p w14:paraId="57AAAC42" w14:textId="77777777" w:rsidR="006C5AA8" w:rsidRDefault="006C5AA8">
            <w:pPr>
              <w:pStyle w:val="Textintables"/>
              <w:rPr>
                <w:i/>
                <w:lang w:eastAsia="fr-CH"/>
              </w:rPr>
            </w:pPr>
          </w:p>
        </w:tc>
      </w:tr>
      <w:tr w:rsidR="006C5AA8" w14:paraId="0927341F" w14:textId="77777777">
        <w:trPr>
          <w:cantSplit/>
        </w:trPr>
        <w:tc>
          <w:tcPr>
            <w:tcW w:w="4247" w:type="dxa"/>
            <w:tcBorders>
              <w:top w:val="single" w:sz="4" w:space="0" w:color="BFBFBF"/>
              <w:left w:val="single" w:sz="4" w:space="0" w:color="BFBFBF"/>
              <w:bottom w:val="single" w:sz="4" w:space="0" w:color="BFBFBF"/>
              <w:right w:val="single" w:sz="4" w:space="0" w:color="BFBFBF"/>
            </w:tcBorders>
            <w:shd w:val="clear" w:color="auto" w:fill="F2F2F2"/>
          </w:tcPr>
          <w:p w14:paraId="7D90AC0D" w14:textId="77777777" w:rsidR="006C5AA8" w:rsidRDefault="00000000">
            <w:pPr>
              <w:pStyle w:val="Textintables"/>
            </w:pPr>
            <w:r>
              <w:rPr>
                <w:b/>
                <w:bCs/>
                <w:color w:val="FF0000"/>
              </w:rPr>
              <w:t>A2l.</w:t>
            </w:r>
            <w:r>
              <w:rPr>
                <w:color w:val="FF0000"/>
              </w:rPr>
              <w:t xml:space="preserve"> </w:t>
            </w:r>
            <w:r>
              <w:t>(</w:t>
            </w:r>
            <w:proofErr w:type="gramStart"/>
            <w:r>
              <w:t>9)The</w:t>
            </w:r>
            <w:proofErr w:type="gramEnd"/>
            <w:r>
              <w:t xml:space="preserve"> processing in itself “prevents data subjects from exercising a right or using a service or a contract”</w:t>
            </w:r>
          </w:p>
        </w:tc>
        <w:tc>
          <w:tcPr>
            <w:tcW w:w="851" w:type="dxa"/>
            <w:tcBorders>
              <w:top w:val="single" w:sz="4" w:space="0" w:color="BFBFBF"/>
              <w:left w:val="single" w:sz="4" w:space="0" w:color="BFBFBF"/>
              <w:bottom w:val="single" w:sz="4" w:space="0" w:color="BFBFBF"/>
              <w:right w:val="single" w:sz="4" w:space="0" w:color="BFBFBF"/>
            </w:tcBorders>
          </w:tcPr>
          <w:p w14:paraId="32255E5E" w14:textId="77777777" w:rsidR="006C5AA8" w:rsidRDefault="00000000">
            <w:pPr>
              <w:pStyle w:val="Textintables"/>
            </w:pPr>
            <w:r>
              <w:t>No</w:t>
            </w:r>
          </w:p>
        </w:tc>
        <w:tc>
          <w:tcPr>
            <w:tcW w:w="4813" w:type="dxa"/>
            <w:tcBorders>
              <w:top w:val="single" w:sz="4" w:space="0" w:color="BFBFBF"/>
              <w:left w:val="single" w:sz="4" w:space="0" w:color="BFBFBF"/>
              <w:bottom w:val="single" w:sz="4" w:space="0" w:color="BFBFBF"/>
              <w:right w:val="single" w:sz="4" w:space="0" w:color="BFBFBF"/>
            </w:tcBorders>
          </w:tcPr>
          <w:p w14:paraId="5EA20859" w14:textId="77777777" w:rsidR="006C5AA8" w:rsidRDefault="006C5AA8">
            <w:pPr>
              <w:pStyle w:val="Textintables"/>
              <w:rPr>
                <w:i/>
                <w:lang w:eastAsia="fr-CH"/>
              </w:rPr>
            </w:pPr>
          </w:p>
        </w:tc>
      </w:tr>
    </w:tbl>
    <w:p w14:paraId="4007516B" w14:textId="77777777" w:rsidR="006C5AA8" w:rsidRDefault="006C5AA8"/>
    <w:p w14:paraId="73CB4CA3" w14:textId="77777777" w:rsidR="006C5AA8" w:rsidRDefault="00000000">
      <w:pPr>
        <w:pStyle w:val="Heading2"/>
      </w:pPr>
      <w:r>
        <w:rPr>
          <w:color w:val="FF0000"/>
        </w:rPr>
        <w:t xml:space="preserve">[M] </w:t>
      </w:r>
      <w:r>
        <w:t>Security Measures</w:t>
      </w:r>
    </w:p>
    <w:tbl>
      <w:tblPr>
        <w:tblW w:w="9911" w:type="dxa"/>
        <w:tblInd w:w="113" w:type="dxa"/>
        <w:tblLayout w:type="fixed"/>
        <w:tblLook w:val="0000" w:firstRow="0" w:lastRow="0" w:firstColumn="0" w:lastColumn="0" w:noHBand="0" w:noVBand="0"/>
      </w:tblPr>
      <w:tblGrid>
        <w:gridCol w:w="4247"/>
        <w:gridCol w:w="851"/>
        <w:gridCol w:w="4813"/>
      </w:tblGrid>
      <w:tr w:rsidR="006C5AA8" w14:paraId="6D4DC20E" w14:textId="77777777">
        <w:trPr>
          <w:cantSplit/>
        </w:trPr>
        <w:tc>
          <w:tcPr>
            <w:tcW w:w="4247" w:type="dxa"/>
            <w:tcBorders>
              <w:top w:val="single" w:sz="4" w:space="0" w:color="BFBFBF"/>
              <w:left w:val="single" w:sz="4" w:space="0" w:color="BFBFBF"/>
              <w:bottom w:val="single" w:sz="4" w:space="0" w:color="BFBFBF"/>
              <w:right w:val="single" w:sz="4" w:space="0" w:color="BFBFBF"/>
            </w:tcBorders>
            <w:shd w:val="clear" w:color="auto" w:fill="F2F2F2"/>
          </w:tcPr>
          <w:p w14:paraId="5947F017" w14:textId="77777777" w:rsidR="006C5AA8" w:rsidRDefault="00000000">
            <w:pPr>
              <w:pStyle w:val="Textintables"/>
            </w:pPr>
            <w:r>
              <w:rPr>
                <w:b/>
                <w:bCs/>
                <w:color w:val="FF0000"/>
              </w:rPr>
              <w:t>A2m.</w:t>
            </w:r>
            <w:r>
              <w:rPr>
                <w:color w:val="FF0000"/>
              </w:rPr>
              <w:t xml:space="preserve"> </w:t>
            </w:r>
            <w:r>
              <w:t>Is the data processed in a manner that ensures appropriate security</w:t>
            </w:r>
            <w:r>
              <w:rPr>
                <w:rStyle w:val="Appelnotedebasdep1"/>
              </w:rPr>
              <w:footnoteReference w:id="14"/>
            </w:r>
            <w:r>
              <w:t xml:space="preserve"> of the personal data using appropriate technical or organizational measures?</w:t>
            </w:r>
          </w:p>
        </w:tc>
        <w:tc>
          <w:tcPr>
            <w:tcW w:w="851" w:type="dxa"/>
            <w:tcBorders>
              <w:top w:val="single" w:sz="4" w:space="0" w:color="BFBFBF"/>
              <w:left w:val="single" w:sz="4" w:space="0" w:color="BFBFBF"/>
              <w:bottom w:val="single" w:sz="4" w:space="0" w:color="BFBFBF"/>
              <w:right w:val="single" w:sz="4" w:space="0" w:color="BFBFBF"/>
            </w:tcBorders>
          </w:tcPr>
          <w:p w14:paraId="233801B7" w14:textId="77777777" w:rsidR="006C5AA8" w:rsidRDefault="00000000">
            <w:pPr>
              <w:pStyle w:val="Textintables"/>
            </w:pPr>
            <w:r>
              <w:rPr>
                <w:iCs/>
                <w:szCs w:val="28"/>
              </w:rPr>
              <w:t>Yes</w:t>
            </w:r>
          </w:p>
        </w:tc>
        <w:tc>
          <w:tcPr>
            <w:tcW w:w="4813" w:type="dxa"/>
            <w:tcBorders>
              <w:top w:val="single" w:sz="4" w:space="0" w:color="BFBFBF"/>
              <w:left w:val="single" w:sz="4" w:space="0" w:color="BFBFBF"/>
              <w:bottom w:val="single" w:sz="4" w:space="0" w:color="BFBFBF"/>
              <w:right w:val="single" w:sz="4" w:space="0" w:color="BFBFBF"/>
            </w:tcBorders>
          </w:tcPr>
          <w:p w14:paraId="36A6880C" w14:textId="4C525CA4" w:rsidR="006C5AA8" w:rsidRDefault="00000000">
            <w:pPr>
              <w:pStyle w:val="Textintables"/>
            </w:pPr>
            <w:r>
              <w:rPr>
                <w:i/>
                <w:lang w:eastAsia="fr-CH"/>
              </w:rPr>
              <w:t>Personal data will be pseudo-anonymized and stored in a separate dataset in a protected folder. Sensitive data and personal data will never be stored in the same location or in the same dataset. They will be linked through a unique identifier for the duration of the research</w:t>
            </w:r>
            <w:ins w:id="178" w:author="Christopher Tremblay" w:date="2025-07-15T08:59:00Z" w16du:dateUtc="2025-07-15T06:59:00Z">
              <w:r w:rsidR="007F13B2">
                <w:rPr>
                  <w:i/>
                  <w:lang w:eastAsia="fr-CH"/>
                </w:rPr>
                <w:t>. Only the honest brokers of the project will have the access to the correspondence table.</w:t>
              </w:r>
            </w:ins>
            <w:del w:id="179" w:author="Christopher Tremblay" w:date="2025-07-15T08:58:00Z" w16du:dateUtc="2025-07-15T06:58:00Z">
              <w:r w:rsidDel="007F13B2">
                <w:rPr>
                  <w:i/>
                  <w:lang w:eastAsia="fr-CH"/>
                </w:rPr>
                <w:delText>.</w:delText>
              </w:r>
            </w:del>
          </w:p>
          <w:p w14:paraId="2DBE0189" w14:textId="612832B1" w:rsidR="006C5AA8" w:rsidRDefault="00000000">
            <w:pPr>
              <w:pStyle w:val="Textintables"/>
            </w:pPr>
            <w:r>
              <w:rPr>
                <w:i/>
                <w:lang w:eastAsia="fr-CH"/>
              </w:rPr>
              <w:t xml:space="preserve">Data will only be shared to the broader scientific community once, at the publication phase, and if and only if, the data is fully anonymized. The full anonymization process involves the deletion of </w:t>
            </w:r>
            <w:del w:id="180" w:author="Christopher Tremblay" w:date="2025-07-15T08:59:00Z" w16du:dateUtc="2025-07-15T06:59:00Z">
              <w:r w:rsidDel="007F13B2">
                <w:rPr>
                  <w:i/>
                  <w:lang w:eastAsia="fr-CH"/>
                </w:rPr>
                <w:delText xml:space="preserve">unique identifier and location data. </w:delText>
              </w:r>
            </w:del>
            <w:ins w:id="181" w:author="Christopher Tremblay" w:date="2025-07-15T08:59:00Z" w16du:dateUtc="2025-07-15T06:59:00Z">
              <w:r w:rsidR="007F13B2">
                <w:rPr>
                  <w:i/>
                  <w:lang w:eastAsia="fr-CH"/>
                </w:rPr>
                <w:t>all direct and indirect identifiers.</w:t>
              </w:r>
            </w:ins>
          </w:p>
        </w:tc>
      </w:tr>
      <w:tr w:rsidR="006C5AA8" w14:paraId="37E63DFA" w14:textId="77777777">
        <w:trPr>
          <w:cantSplit/>
        </w:trPr>
        <w:tc>
          <w:tcPr>
            <w:tcW w:w="4247" w:type="dxa"/>
            <w:tcBorders>
              <w:top w:val="single" w:sz="4" w:space="0" w:color="BFBFBF"/>
              <w:left w:val="single" w:sz="4" w:space="0" w:color="BFBFBF"/>
              <w:bottom w:val="single" w:sz="4" w:space="0" w:color="BFBFBF"/>
              <w:right w:val="single" w:sz="4" w:space="0" w:color="BFBFBF"/>
            </w:tcBorders>
            <w:shd w:val="clear" w:color="auto" w:fill="F2F2F2"/>
          </w:tcPr>
          <w:p w14:paraId="5B1A7265" w14:textId="77777777" w:rsidR="006C5AA8" w:rsidRDefault="00000000">
            <w:pPr>
              <w:pStyle w:val="Textintables"/>
            </w:pPr>
            <w:r>
              <w:rPr>
                <w:b/>
                <w:bCs/>
                <w:color w:val="FF0000"/>
              </w:rPr>
              <w:t>A2n</w:t>
            </w:r>
            <w:r>
              <w:t>. Which technical and organizational measures do you plan to ensure IT security?</w:t>
            </w:r>
          </w:p>
        </w:tc>
        <w:tc>
          <w:tcPr>
            <w:tcW w:w="5664" w:type="dxa"/>
            <w:gridSpan w:val="2"/>
            <w:tcBorders>
              <w:top w:val="single" w:sz="4" w:space="0" w:color="BFBFBF"/>
              <w:left w:val="single" w:sz="4" w:space="0" w:color="BFBFBF"/>
              <w:bottom w:val="single" w:sz="4" w:space="0" w:color="BFBFBF"/>
              <w:right w:val="single" w:sz="4" w:space="0" w:color="BFBFBF"/>
            </w:tcBorders>
          </w:tcPr>
          <w:p w14:paraId="20A36855" w14:textId="4AE5C61C" w:rsidR="006C5AA8" w:rsidRDefault="00000000">
            <w:pPr>
              <w:pStyle w:val="Textintables"/>
              <w:rPr>
                <w:i/>
                <w:iCs/>
                <w:szCs w:val="22"/>
              </w:rPr>
            </w:pPr>
            <w:r>
              <w:rPr>
                <w:i/>
                <w:iCs/>
                <w:szCs w:val="22"/>
              </w:rPr>
              <w:t xml:space="preserve">Raw data will be kept within the Qualtrics system. </w:t>
            </w:r>
            <w:del w:id="182" w:author="Christopher Tremblay" w:date="2025-07-15T09:00:00Z" w16du:dateUtc="2025-07-15T07:00:00Z">
              <w:r w:rsidDel="007F13B2">
                <w:rPr>
                  <w:i/>
                  <w:iCs/>
                  <w:szCs w:val="22"/>
                </w:rPr>
                <w:delText xml:space="preserve">Personal </w:delText>
              </w:r>
            </w:del>
            <w:ins w:id="183" w:author="Christopher Tremblay" w:date="2025-07-15T09:00:00Z" w16du:dateUtc="2025-07-15T07:00:00Z">
              <w:r w:rsidR="007F13B2">
                <w:rPr>
                  <w:i/>
                  <w:iCs/>
                  <w:szCs w:val="22"/>
                </w:rPr>
                <w:t xml:space="preserve">Active </w:t>
              </w:r>
            </w:ins>
            <w:r>
              <w:rPr>
                <w:i/>
                <w:iCs/>
                <w:szCs w:val="22"/>
              </w:rPr>
              <w:t>data will never be stored in the same location as sensitive</w:t>
            </w:r>
            <w:ins w:id="184" w:author="Christopher Tremblay" w:date="2025-07-15T09:00:00Z" w16du:dateUtc="2025-07-15T07:00:00Z">
              <w:r w:rsidR="007F13B2">
                <w:rPr>
                  <w:i/>
                  <w:iCs/>
                  <w:szCs w:val="22"/>
                </w:rPr>
                <w:t xml:space="preserve"> and perso</w:t>
              </w:r>
              <w:del w:id="185" w:author="Robin Huguenot-Noel" w:date="2025-07-15T21:37:00Z" w16du:dateUtc="2025-07-15T19:37:00Z">
                <w:r w:rsidR="007F13B2" w:rsidDel="00AE6918">
                  <w:rPr>
                    <w:i/>
                    <w:iCs/>
                    <w:szCs w:val="22"/>
                  </w:rPr>
                  <w:delText>n</w:delText>
                </w:r>
              </w:del>
              <w:r w:rsidR="007F13B2">
                <w:rPr>
                  <w:i/>
                  <w:iCs/>
                  <w:szCs w:val="22"/>
                </w:rPr>
                <w:t>nal</w:t>
              </w:r>
            </w:ins>
            <w:r>
              <w:rPr>
                <w:i/>
                <w:iCs/>
                <w:szCs w:val="22"/>
              </w:rPr>
              <w:t xml:space="preserve"> data. Personal data will be stored in a password-protected folder inside the </w:t>
            </w:r>
            <w:commentRangeStart w:id="186"/>
            <w:r>
              <w:rPr>
                <w:i/>
                <w:iCs/>
                <w:szCs w:val="22"/>
              </w:rPr>
              <w:t>EPFL NAS system and on</w:t>
            </w:r>
            <w:del w:id="187" w:author="Christopher Tremblay" w:date="2025-07-15T09:00:00Z" w16du:dateUtc="2025-07-15T07:00:00Z">
              <w:r w:rsidDel="007F13B2">
                <w:rPr>
                  <w:i/>
                  <w:iCs/>
                  <w:szCs w:val="22"/>
                </w:rPr>
                <w:delText>e</w:delText>
              </w:r>
            </w:del>
            <w:r>
              <w:rPr>
                <w:i/>
                <w:iCs/>
                <w:szCs w:val="22"/>
              </w:rPr>
              <w:t xml:space="preserve"> encrypted </w:t>
            </w:r>
            <w:ins w:id="188" w:author="Christopher Tremblay" w:date="2025-07-15T09:00:00Z" w16du:dateUtc="2025-07-15T07:00:00Z">
              <w:r w:rsidR="007F13B2">
                <w:rPr>
                  <w:i/>
                  <w:iCs/>
                  <w:szCs w:val="22"/>
                </w:rPr>
                <w:t xml:space="preserve">and password protected </w:t>
              </w:r>
            </w:ins>
            <w:r>
              <w:rPr>
                <w:i/>
                <w:iCs/>
                <w:szCs w:val="22"/>
              </w:rPr>
              <w:t>hardware</w:t>
            </w:r>
            <w:commentRangeEnd w:id="186"/>
            <w:r w:rsidR="00AE6918">
              <w:rPr>
                <w:rStyle w:val="CommentReference"/>
                <w:rFonts w:eastAsia="Arial"/>
              </w:rPr>
              <w:commentReference w:id="186"/>
            </w:r>
            <w:r>
              <w:rPr>
                <w:i/>
                <w:iCs/>
                <w:szCs w:val="22"/>
              </w:rPr>
              <w:t xml:space="preserve">. </w:t>
            </w:r>
            <w:ins w:id="189" w:author="Christopher Tremblay" w:date="2025-07-15T09:00:00Z" w16du:dateUtc="2025-07-15T07:00:00Z">
              <w:r w:rsidR="007F13B2">
                <w:rPr>
                  <w:i/>
                  <w:iCs/>
                  <w:szCs w:val="22"/>
                </w:rPr>
                <w:t>Only the honest brokers of the project will have access to it.</w:t>
              </w:r>
            </w:ins>
          </w:p>
        </w:tc>
      </w:tr>
      <w:tr w:rsidR="006C5AA8" w14:paraId="780FEC95" w14:textId="77777777">
        <w:trPr>
          <w:cantSplit/>
        </w:trPr>
        <w:tc>
          <w:tcPr>
            <w:tcW w:w="4247" w:type="dxa"/>
            <w:tcBorders>
              <w:top w:val="single" w:sz="4" w:space="0" w:color="BFBFBF"/>
              <w:left w:val="single" w:sz="4" w:space="0" w:color="BFBFBF"/>
              <w:bottom w:val="single" w:sz="4" w:space="0" w:color="BFBFBF"/>
              <w:right w:val="single" w:sz="4" w:space="0" w:color="BFBFBF"/>
            </w:tcBorders>
            <w:shd w:val="clear" w:color="auto" w:fill="F2F2F2"/>
          </w:tcPr>
          <w:p w14:paraId="16E46309" w14:textId="77777777" w:rsidR="006C5AA8" w:rsidRDefault="00000000">
            <w:pPr>
              <w:pStyle w:val="Textintables"/>
            </w:pPr>
            <w:r>
              <w:rPr>
                <w:b/>
                <w:bCs/>
                <w:color w:val="FF0000"/>
              </w:rPr>
              <w:t>A2o.</w:t>
            </w:r>
            <w:r>
              <w:rPr>
                <w:color w:val="FF0000"/>
              </w:rPr>
              <w:t xml:space="preserve"> </w:t>
            </w:r>
            <w:r>
              <w:t>How do you ensure that technical and organizational measures are appropriate and correctly implemented regarding the risks?</w:t>
            </w:r>
          </w:p>
        </w:tc>
        <w:tc>
          <w:tcPr>
            <w:tcW w:w="5664" w:type="dxa"/>
            <w:gridSpan w:val="2"/>
            <w:tcBorders>
              <w:top w:val="single" w:sz="4" w:space="0" w:color="BFBFBF"/>
              <w:left w:val="single" w:sz="4" w:space="0" w:color="BFBFBF"/>
              <w:bottom w:val="single" w:sz="4" w:space="0" w:color="BFBFBF"/>
              <w:right w:val="single" w:sz="4" w:space="0" w:color="BFBFBF"/>
            </w:tcBorders>
          </w:tcPr>
          <w:p w14:paraId="52B8011F" w14:textId="73E37C02" w:rsidR="006C5AA8" w:rsidRDefault="00000000">
            <w:pPr>
              <w:pStyle w:val="Textintables"/>
              <w:rPr>
                <w:i/>
                <w:iCs/>
                <w:szCs w:val="22"/>
              </w:rPr>
            </w:pPr>
            <w:r>
              <w:rPr>
                <w:i/>
                <w:iCs/>
                <w:szCs w:val="22"/>
              </w:rPr>
              <w:t xml:space="preserve">The data processing </w:t>
            </w:r>
            <w:del w:id="190" w:author="Christopher Tremblay" w:date="2025-07-15T09:00:00Z" w16du:dateUtc="2025-07-15T07:00:00Z">
              <w:r w:rsidDel="007F13B2">
                <w:rPr>
                  <w:i/>
                  <w:iCs/>
                  <w:szCs w:val="22"/>
                </w:rPr>
                <w:delText>is in compliance with</w:delText>
              </w:r>
            </w:del>
            <w:ins w:id="191" w:author="Christopher Tremblay" w:date="2025-07-15T09:00:00Z" w16du:dateUtc="2025-07-15T07:00:00Z">
              <w:r w:rsidR="007F13B2">
                <w:rPr>
                  <w:i/>
                  <w:iCs/>
                  <w:szCs w:val="22"/>
                </w:rPr>
                <w:t>is following</w:t>
              </w:r>
            </w:ins>
            <w:r>
              <w:rPr>
                <w:i/>
                <w:iCs/>
                <w:szCs w:val="22"/>
              </w:rPr>
              <w:t xml:space="preserve"> legal requirements. Furthermore, it will be assessed by data management experts within the PI’s institution.</w:t>
            </w:r>
          </w:p>
        </w:tc>
      </w:tr>
      <w:tr w:rsidR="006C5AA8" w14:paraId="394E8B1B" w14:textId="77777777">
        <w:trPr>
          <w:cantSplit/>
        </w:trPr>
        <w:tc>
          <w:tcPr>
            <w:tcW w:w="4247" w:type="dxa"/>
            <w:tcBorders>
              <w:top w:val="single" w:sz="4" w:space="0" w:color="BFBFBF"/>
              <w:left w:val="single" w:sz="4" w:space="0" w:color="BFBFBF"/>
              <w:bottom w:val="single" w:sz="4" w:space="0" w:color="BFBFBF"/>
              <w:right w:val="single" w:sz="4" w:space="0" w:color="BFBFBF"/>
            </w:tcBorders>
            <w:shd w:val="clear" w:color="auto" w:fill="F2F2F2"/>
          </w:tcPr>
          <w:p w14:paraId="15F406AB" w14:textId="77777777" w:rsidR="006C5AA8" w:rsidRDefault="00000000">
            <w:pPr>
              <w:pStyle w:val="Textintables"/>
            </w:pPr>
            <w:r>
              <w:rPr>
                <w:b/>
                <w:bCs/>
                <w:color w:val="FF0000"/>
              </w:rPr>
              <w:t>A2p</w:t>
            </w:r>
            <w:r>
              <w:t>. Do you plan to share personal research data with another EPFL entity?</w:t>
            </w:r>
          </w:p>
        </w:tc>
        <w:tc>
          <w:tcPr>
            <w:tcW w:w="851" w:type="dxa"/>
            <w:tcBorders>
              <w:top w:val="single" w:sz="4" w:space="0" w:color="BFBFBF"/>
              <w:left w:val="single" w:sz="4" w:space="0" w:color="BFBFBF"/>
              <w:bottom w:val="single" w:sz="4" w:space="0" w:color="BFBFBF"/>
              <w:right w:val="single" w:sz="4" w:space="0" w:color="BFBFBF"/>
            </w:tcBorders>
          </w:tcPr>
          <w:p w14:paraId="4DB08F3C" w14:textId="77777777" w:rsidR="006C5AA8" w:rsidRDefault="00000000">
            <w:pPr>
              <w:pStyle w:val="Textintables"/>
            </w:pPr>
            <w:r>
              <w:rPr>
                <w:iCs/>
                <w:szCs w:val="28"/>
              </w:rPr>
              <w:t>No</w:t>
            </w:r>
          </w:p>
        </w:tc>
        <w:tc>
          <w:tcPr>
            <w:tcW w:w="4813" w:type="dxa"/>
            <w:tcBorders>
              <w:top w:val="single" w:sz="4" w:space="0" w:color="BFBFBF"/>
              <w:left w:val="single" w:sz="4" w:space="0" w:color="BFBFBF"/>
              <w:bottom w:val="single" w:sz="4" w:space="0" w:color="BFBFBF"/>
              <w:right w:val="single" w:sz="4" w:space="0" w:color="BFBFBF"/>
            </w:tcBorders>
          </w:tcPr>
          <w:p w14:paraId="0973C4B8" w14:textId="0736E15C" w:rsidR="006C5AA8" w:rsidRDefault="00000000">
            <w:pPr>
              <w:pStyle w:val="Textintables"/>
            </w:pPr>
            <w:del w:id="192" w:author="Christopher Tremblay" w:date="2025-07-15T09:01:00Z" w16du:dateUtc="2025-07-15T07:01:00Z">
              <w:r w:rsidDel="007F13B2">
                <w:rPr>
                  <w:i/>
                  <w:iCs/>
                  <w:szCs w:val="22"/>
                </w:rPr>
                <w:delText>If applicable, add here description/links/contacts</w:delText>
              </w:r>
            </w:del>
          </w:p>
        </w:tc>
      </w:tr>
      <w:tr w:rsidR="006C5AA8" w14:paraId="6C999C4C" w14:textId="77777777">
        <w:trPr>
          <w:cantSplit/>
        </w:trPr>
        <w:tc>
          <w:tcPr>
            <w:tcW w:w="4247" w:type="dxa"/>
            <w:tcBorders>
              <w:top w:val="single" w:sz="4" w:space="0" w:color="BFBFBF"/>
              <w:left w:val="single" w:sz="4" w:space="0" w:color="BFBFBF"/>
              <w:bottom w:val="single" w:sz="4" w:space="0" w:color="BFBFBF"/>
              <w:right w:val="single" w:sz="4" w:space="0" w:color="BFBFBF"/>
            </w:tcBorders>
            <w:shd w:val="clear" w:color="auto" w:fill="F2F2F2"/>
          </w:tcPr>
          <w:p w14:paraId="153B507F" w14:textId="77777777" w:rsidR="006C5AA8" w:rsidRDefault="00000000">
            <w:pPr>
              <w:pStyle w:val="Textintables"/>
            </w:pPr>
            <w:r>
              <w:rPr>
                <w:b/>
                <w:bCs/>
                <w:color w:val="FF0000"/>
              </w:rPr>
              <w:t>A2q.</w:t>
            </w:r>
            <w:r>
              <w:rPr>
                <w:color w:val="FF0000"/>
              </w:rPr>
              <w:t xml:space="preserve"> </w:t>
            </w:r>
            <w:r>
              <w:rPr>
                <w:color w:val="000000"/>
              </w:rPr>
              <w:t>Do you plan to share personal research data with anyone outside of EPFL?</w:t>
            </w:r>
          </w:p>
        </w:tc>
        <w:tc>
          <w:tcPr>
            <w:tcW w:w="851" w:type="dxa"/>
            <w:tcBorders>
              <w:top w:val="single" w:sz="4" w:space="0" w:color="BFBFBF"/>
              <w:left w:val="single" w:sz="4" w:space="0" w:color="BFBFBF"/>
              <w:bottom w:val="single" w:sz="4" w:space="0" w:color="BFBFBF"/>
              <w:right w:val="single" w:sz="4" w:space="0" w:color="BFBFBF"/>
            </w:tcBorders>
          </w:tcPr>
          <w:p w14:paraId="1F8BC8C4" w14:textId="77777777" w:rsidR="006C5AA8" w:rsidRDefault="00000000">
            <w:pPr>
              <w:pStyle w:val="Textintables"/>
            </w:pPr>
            <w:r>
              <w:rPr>
                <w:iCs/>
                <w:szCs w:val="28"/>
              </w:rPr>
              <w:t>Yes</w:t>
            </w:r>
          </w:p>
        </w:tc>
        <w:tc>
          <w:tcPr>
            <w:tcW w:w="4813" w:type="dxa"/>
            <w:tcBorders>
              <w:top w:val="single" w:sz="4" w:space="0" w:color="BFBFBF"/>
              <w:left w:val="single" w:sz="4" w:space="0" w:color="BFBFBF"/>
              <w:bottom w:val="single" w:sz="4" w:space="0" w:color="BFBFBF"/>
              <w:right w:val="single" w:sz="4" w:space="0" w:color="BFBFBF"/>
            </w:tcBorders>
          </w:tcPr>
          <w:p w14:paraId="50A1DC9F" w14:textId="664D47B1" w:rsidR="006C5AA8" w:rsidRDefault="00000000">
            <w:pPr>
              <w:pStyle w:val="Textintables"/>
              <w:rPr>
                <w:i/>
                <w:iCs/>
                <w:szCs w:val="22"/>
              </w:rPr>
            </w:pPr>
            <w:r>
              <w:rPr>
                <w:i/>
                <w:iCs/>
                <w:szCs w:val="22"/>
              </w:rPr>
              <w:t xml:space="preserve">EU, </w:t>
            </w:r>
            <w:proofErr w:type="spellStart"/>
            <w:r>
              <w:rPr>
                <w:i/>
                <w:iCs/>
                <w:szCs w:val="22"/>
              </w:rPr>
              <w:t>Frei</w:t>
            </w:r>
            <w:ins w:id="193" w:author="Robin Huguenot-Noel" w:date="2025-07-15T21:38:00Z" w16du:dateUtc="2025-07-15T19:38:00Z">
              <w:r w:rsidR="00AE6918">
                <w:rPr>
                  <w:i/>
                  <w:iCs/>
                  <w:szCs w:val="22"/>
                </w:rPr>
                <w:t>e</w:t>
              </w:r>
            </w:ins>
            <w:proofErr w:type="spellEnd"/>
            <w:r>
              <w:rPr>
                <w:i/>
                <w:iCs/>
                <w:szCs w:val="22"/>
              </w:rPr>
              <w:t xml:space="preserve"> </w:t>
            </w:r>
            <w:proofErr w:type="spellStart"/>
            <w:r>
              <w:rPr>
                <w:i/>
                <w:iCs/>
                <w:szCs w:val="22"/>
              </w:rPr>
              <w:t>Universitat</w:t>
            </w:r>
            <w:proofErr w:type="spellEnd"/>
            <w:r>
              <w:rPr>
                <w:i/>
                <w:iCs/>
                <w:szCs w:val="22"/>
              </w:rPr>
              <w:t xml:space="preserve"> Berlin</w:t>
            </w:r>
          </w:p>
        </w:tc>
      </w:tr>
      <w:tr w:rsidR="006C5AA8" w14:paraId="6369A934" w14:textId="77777777">
        <w:trPr>
          <w:cantSplit/>
        </w:trPr>
        <w:tc>
          <w:tcPr>
            <w:tcW w:w="4247" w:type="dxa"/>
            <w:tcBorders>
              <w:top w:val="single" w:sz="4" w:space="0" w:color="BFBFBF"/>
              <w:left w:val="single" w:sz="4" w:space="0" w:color="BFBFBF"/>
              <w:bottom w:val="single" w:sz="4" w:space="0" w:color="BFBFBF"/>
              <w:right w:val="single" w:sz="4" w:space="0" w:color="BFBFBF"/>
            </w:tcBorders>
            <w:shd w:val="clear" w:color="auto" w:fill="F2F2F2"/>
          </w:tcPr>
          <w:p w14:paraId="5C0DF5F6" w14:textId="77777777" w:rsidR="006C5AA8" w:rsidRDefault="00000000">
            <w:pPr>
              <w:pStyle w:val="Textintables"/>
            </w:pPr>
            <w:r>
              <w:rPr>
                <w:b/>
                <w:bCs/>
                <w:color w:val="FF0000"/>
              </w:rPr>
              <w:t>A2r.</w:t>
            </w:r>
            <w:r>
              <w:rPr>
                <w:color w:val="FF0000"/>
              </w:rPr>
              <w:t xml:space="preserve"> </w:t>
            </w:r>
            <w:r>
              <w:t>Do you plan to work with a data processor</w:t>
            </w:r>
            <w:r>
              <w:rPr>
                <w:rStyle w:val="Appelnotedebasdep1"/>
              </w:rPr>
              <w:footnoteReference w:id="15"/>
            </w:r>
            <w:r>
              <w:t>?</w:t>
            </w:r>
          </w:p>
        </w:tc>
        <w:tc>
          <w:tcPr>
            <w:tcW w:w="851" w:type="dxa"/>
            <w:tcBorders>
              <w:top w:val="single" w:sz="4" w:space="0" w:color="BFBFBF"/>
              <w:left w:val="single" w:sz="4" w:space="0" w:color="BFBFBF"/>
              <w:bottom w:val="single" w:sz="4" w:space="0" w:color="BFBFBF"/>
              <w:right w:val="single" w:sz="4" w:space="0" w:color="BFBFBF"/>
            </w:tcBorders>
          </w:tcPr>
          <w:p w14:paraId="3DD6D2E8" w14:textId="77777777" w:rsidR="006C5AA8" w:rsidRDefault="00000000">
            <w:pPr>
              <w:pStyle w:val="Textintables"/>
            </w:pPr>
            <w:r>
              <w:rPr>
                <w:iCs/>
                <w:szCs w:val="28"/>
              </w:rPr>
              <w:t>No</w:t>
            </w:r>
          </w:p>
        </w:tc>
        <w:tc>
          <w:tcPr>
            <w:tcW w:w="4813" w:type="dxa"/>
            <w:tcBorders>
              <w:top w:val="single" w:sz="4" w:space="0" w:color="BFBFBF"/>
              <w:left w:val="single" w:sz="4" w:space="0" w:color="BFBFBF"/>
              <w:bottom w:val="single" w:sz="4" w:space="0" w:color="BFBFBF"/>
              <w:right w:val="single" w:sz="4" w:space="0" w:color="BFBFBF"/>
            </w:tcBorders>
          </w:tcPr>
          <w:p w14:paraId="7565F4B5" w14:textId="77777777" w:rsidR="006C5AA8" w:rsidRDefault="006C5AA8">
            <w:pPr>
              <w:pStyle w:val="Textintables"/>
              <w:rPr>
                <w:i/>
                <w:iCs/>
                <w:szCs w:val="22"/>
              </w:rPr>
            </w:pPr>
          </w:p>
        </w:tc>
      </w:tr>
      <w:tr w:rsidR="006C5AA8" w14:paraId="0A5885FD" w14:textId="77777777">
        <w:trPr>
          <w:cantSplit/>
        </w:trPr>
        <w:tc>
          <w:tcPr>
            <w:tcW w:w="4247" w:type="dxa"/>
            <w:tcBorders>
              <w:top w:val="single" w:sz="4" w:space="0" w:color="BFBFBF"/>
              <w:left w:val="single" w:sz="4" w:space="0" w:color="BFBFBF"/>
              <w:bottom w:val="single" w:sz="4" w:space="0" w:color="BFBFBF"/>
              <w:right w:val="single" w:sz="4" w:space="0" w:color="BFBFBF"/>
            </w:tcBorders>
            <w:shd w:val="clear" w:color="auto" w:fill="F2F2F2"/>
          </w:tcPr>
          <w:p w14:paraId="678D2DD8" w14:textId="77777777" w:rsidR="006C5AA8" w:rsidRDefault="00000000">
            <w:pPr>
              <w:pStyle w:val="Textintables"/>
            </w:pPr>
            <w:r>
              <w:rPr>
                <w:b/>
                <w:bCs/>
                <w:color w:val="FF0000"/>
              </w:rPr>
              <w:lastRenderedPageBreak/>
              <w:t>A2s.</w:t>
            </w:r>
            <w:r>
              <w:rPr>
                <w:color w:val="FF0000"/>
              </w:rPr>
              <w:t xml:space="preserve"> </w:t>
            </w:r>
            <w:r>
              <w:t>Do you have a process in place for granting and revoking appropriate user access (incl. privileged access rights and roles)?</w:t>
            </w:r>
          </w:p>
        </w:tc>
        <w:tc>
          <w:tcPr>
            <w:tcW w:w="851" w:type="dxa"/>
            <w:tcBorders>
              <w:top w:val="single" w:sz="4" w:space="0" w:color="BFBFBF"/>
              <w:left w:val="single" w:sz="4" w:space="0" w:color="BFBFBF"/>
              <w:bottom w:val="single" w:sz="4" w:space="0" w:color="BFBFBF"/>
              <w:right w:val="single" w:sz="4" w:space="0" w:color="BFBFBF"/>
            </w:tcBorders>
          </w:tcPr>
          <w:p w14:paraId="2E249E46" w14:textId="77777777" w:rsidR="006C5AA8" w:rsidRDefault="00000000">
            <w:pPr>
              <w:pStyle w:val="Textintables"/>
            </w:pPr>
            <w:r>
              <w:rPr>
                <w:iCs/>
                <w:szCs w:val="28"/>
              </w:rPr>
              <w:t>Yes</w:t>
            </w:r>
          </w:p>
        </w:tc>
        <w:tc>
          <w:tcPr>
            <w:tcW w:w="4813" w:type="dxa"/>
            <w:tcBorders>
              <w:top w:val="single" w:sz="4" w:space="0" w:color="BFBFBF"/>
              <w:left w:val="single" w:sz="4" w:space="0" w:color="BFBFBF"/>
              <w:bottom w:val="single" w:sz="4" w:space="0" w:color="BFBFBF"/>
              <w:right w:val="single" w:sz="4" w:space="0" w:color="BFBFBF"/>
            </w:tcBorders>
          </w:tcPr>
          <w:p w14:paraId="4DD89EFF" w14:textId="77777777" w:rsidR="006C5AA8" w:rsidRDefault="00000000">
            <w:pPr>
              <w:pStyle w:val="Textintables"/>
              <w:rPr>
                <w:i/>
                <w:iCs/>
                <w:szCs w:val="22"/>
              </w:rPr>
            </w:pPr>
            <w:r>
              <w:rPr>
                <w:i/>
                <w:iCs/>
                <w:szCs w:val="22"/>
              </w:rPr>
              <w:t>Personal data will never be accessed by any other persons than the authorized PI.</w:t>
            </w:r>
          </w:p>
        </w:tc>
      </w:tr>
      <w:tr w:rsidR="006C5AA8" w14:paraId="02864F26" w14:textId="77777777">
        <w:trPr>
          <w:cantSplit/>
        </w:trPr>
        <w:tc>
          <w:tcPr>
            <w:tcW w:w="4247" w:type="dxa"/>
            <w:tcBorders>
              <w:top w:val="single" w:sz="4" w:space="0" w:color="BFBFBF"/>
              <w:left w:val="single" w:sz="4" w:space="0" w:color="BFBFBF"/>
              <w:bottom w:val="single" w:sz="4" w:space="0" w:color="BFBFBF"/>
              <w:right w:val="single" w:sz="4" w:space="0" w:color="BFBFBF"/>
            </w:tcBorders>
            <w:shd w:val="clear" w:color="auto" w:fill="F2F2F2"/>
          </w:tcPr>
          <w:p w14:paraId="0118FD3A" w14:textId="77777777" w:rsidR="006C5AA8" w:rsidRDefault="00000000">
            <w:pPr>
              <w:pStyle w:val="Textintables"/>
            </w:pPr>
            <w:r>
              <w:rPr>
                <w:b/>
                <w:bCs/>
                <w:color w:val="FF0000"/>
              </w:rPr>
              <w:t xml:space="preserve">A2t. </w:t>
            </w:r>
            <w:r>
              <w:t>Do you have standards for isolating sensitive data and procedures or technologies in place to protect it from unauthorized access and tampering?</w:t>
            </w:r>
          </w:p>
        </w:tc>
        <w:tc>
          <w:tcPr>
            <w:tcW w:w="851" w:type="dxa"/>
            <w:tcBorders>
              <w:top w:val="single" w:sz="4" w:space="0" w:color="BFBFBF"/>
              <w:left w:val="single" w:sz="4" w:space="0" w:color="BFBFBF"/>
              <w:bottom w:val="single" w:sz="4" w:space="0" w:color="BFBFBF"/>
              <w:right w:val="single" w:sz="4" w:space="0" w:color="BFBFBF"/>
            </w:tcBorders>
          </w:tcPr>
          <w:p w14:paraId="36B74408" w14:textId="77777777" w:rsidR="006C5AA8" w:rsidRDefault="00000000">
            <w:pPr>
              <w:pStyle w:val="Textintables"/>
            </w:pPr>
            <w:r>
              <w:rPr>
                <w:iCs/>
                <w:szCs w:val="28"/>
              </w:rPr>
              <w:t>Yes</w:t>
            </w:r>
          </w:p>
        </w:tc>
        <w:tc>
          <w:tcPr>
            <w:tcW w:w="4813" w:type="dxa"/>
            <w:tcBorders>
              <w:top w:val="single" w:sz="4" w:space="0" w:color="BFBFBF"/>
              <w:left w:val="single" w:sz="4" w:space="0" w:color="BFBFBF"/>
              <w:bottom w:val="single" w:sz="4" w:space="0" w:color="BFBFBF"/>
              <w:right w:val="single" w:sz="4" w:space="0" w:color="BFBFBF"/>
            </w:tcBorders>
          </w:tcPr>
          <w:p w14:paraId="2FB9B5F5" w14:textId="63385D25" w:rsidR="006C5AA8" w:rsidRDefault="00000000">
            <w:pPr>
              <w:pStyle w:val="Textintables"/>
              <w:rPr>
                <w:i/>
                <w:iCs/>
                <w:szCs w:val="22"/>
              </w:rPr>
            </w:pPr>
            <w:commentRangeStart w:id="195"/>
            <w:r>
              <w:rPr>
                <w:i/>
                <w:iCs/>
                <w:szCs w:val="22"/>
              </w:rPr>
              <w:t xml:space="preserve">Sensitive data are stored in the EPFL NAS system </w:t>
            </w:r>
            <w:ins w:id="196" w:author="Christopher Tremblay" w:date="2025-07-15T09:01:00Z" w16du:dateUtc="2025-07-15T07:01:00Z">
              <w:r w:rsidR="007F13B2">
                <w:rPr>
                  <w:i/>
                  <w:iCs/>
                  <w:szCs w:val="22"/>
                </w:rPr>
                <w:t xml:space="preserve">subjected to access right restrictions </w:t>
              </w:r>
            </w:ins>
            <w:commentRangeEnd w:id="195"/>
            <w:r w:rsidR="00AE6918">
              <w:rPr>
                <w:rStyle w:val="CommentReference"/>
                <w:rFonts w:eastAsia="Arial"/>
              </w:rPr>
              <w:commentReference w:id="195"/>
            </w:r>
            <w:ins w:id="197" w:author="Christopher Tremblay" w:date="2025-07-15T09:01:00Z" w16du:dateUtc="2025-07-15T07:01:00Z">
              <w:r w:rsidR="007F13B2">
                <w:rPr>
                  <w:i/>
                  <w:iCs/>
                  <w:szCs w:val="22"/>
                </w:rPr>
                <w:t>(</w:t>
              </w:r>
              <w:proofErr w:type="spellStart"/>
              <w:r w:rsidR="007F13B2">
                <w:rPr>
                  <w:i/>
                  <w:iCs/>
                  <w:szCs w:val="22"/>
                </w:rPr>
                <w:t>gaspar</w:t>
              </w:r>
              <w:proofErr w:type="spellEnd"/>
              <w:r w:rsidR="007F13B2">
                <w:rPr>
                  <w:i/>
                  <w:iCs/>
                  <w:szCs w:val="22"/>
                </w:rPr>
                <w:t xml:space="preserve"> based) </w:t>
              </w:r>
            </w:ins>
            <w:r>
              <w:rPr>
                <w:i/>
                <w:iCs/>
                <w:szCs w:val="22"/>
              </w:rPr>
              <w:t>and within a password and encrypted hardware.</w:t>
            </w:r>
          </w:p>
        </w:tc>
      </w:tr>
      <w:tr w:rsidR="006C5AA8" w14:paraId="60AFEDC6" w14:textId="77777777">
        <w:trPr>
          <w:cantSplit/>
        </w:trPr>
        <w:tc>
          <w:tcPr>
            <w:tcW w:w="4247" w:type="dxa"/>
            <w:tcBorders>
              <w:top w:val="single" w:sz="4" w:space="0" w:color="BFBFBF"/>
              <w:left w:val="single" w:sz="4" w:space="0" w:color="BFBFBF"/>
              <w:bottom w:val="single" w:sz="4" w:space="0" w:color="BFBFBF"/>
              <w:right w:val="single" w:sz="4" w:space="0" w:color="BFBFBF"/>
            </w:tcBorders>
            <w:shd w:val="clear" w:color="auto" w:fill="F2F2F2"/>
          </w:tcPr>
          <w:p w14:paraId="759721CB" w14:textId="77777777" w:rsidR="006C5AA8" w:rsidRDefault="00000000">
            <w:pPr>
              <w:pStyle w:val="Textintables"/>
            </w:pPr>
            <w:r>
              <w:rPr>
                <w:b/>
                <w:bCs/>
                <w:color w:val="FF0000"/>
              </w:rPr>
              <w:t>A2u.</w:t>
            </w:r>
            <w:r>
              <w:rPr>
                <w:color w:val="FF0000"/>
              </w:rPr>
              <w:t xml:space="preserve"> </w:t>
            </w:r>
            <w:r>
              <w:t>Do you plan to implement Privacy-by-Design or by-Default</w:t>
            </w:r>
            <w:r>
              <w:rPr>
                <w:rStyle w:val="Appelnotedebasdep1"/>
              </w:rPr>
              <w:footnoteReference w:id="16"/>
            </w:r>
            <w:r>
              <w:t>?</w:t>
            </w:r>
          </w:p>
        </w:tc>
        <w:tc>
          <w:tcPr>
            <w:tcW w:w="851" w:type="dxa"/>
            <w:tcBorders>
              <w:top w:val="single" w:sz="4" w:space="0" w:color="BFBFBF"/>
              <w:left w:val="single" w:sz="4" w:space="0" w:color="BFBFBF"/>
              <w:bottom w:val="single" w:sz="4" w:space="0" w:color="BFBFBF"/>
              <w:right w:val="single" w:sz="4" w:space="0" w:color="BFBFBF"/>
            </w:tcBorders>
          </w:tcPr>
          <w:p w14:paraId="710A6485" w14:textId="77777777" w:rsidR="006C5AA8" w:rsidRDefault="00000000">
            <w:pPr>
              <w:pStyle w:val="Textintables"/>
            </w:pPr>
            <w:r>
              <w:rPr>
                <w:iCs/>
                <w:szCs w:val="28"/>
              </w:rPr>
              <w:t>Yes</w:t>
            </w:r>
          </w:p>
        </w:tc>
        <w:tc>
          <w:tcPr>
            <w:tcW w:w="4813" w:type="dxa"/>
            <w:tcBorders>
              <w:top w:val="single" w:sz="4" w:space="0" w:color="BFBFBF"/>
              <w:left w:val="single" w:sz="4" w:space="0" w:color="BFBFBF"/>
              <w:bottom w:val="single" w:sz="4" w:space="0" w:color="BFBFBF"/>
              <w:right w:val="single" w:sz="4" w:space="0" w:color="BFBFBF"/>
            </w:tcBorders>
          </w:tcPr>
          <w:p w14:paraId="36BF370E" w14:textId="77777777" w:rsidR="006C5AA8" w:rsidRDefault="00000000">
            <w:pPr>
              <w:pStyle w:val="Textintables"/>
              <w:rPr>
                <w:i/>
                <w:iCs/>
                <w:szCs w:val="22"/>
              </w:rPr>
            </w:pPr>
            <w:r>
              <w:rPr>
                <w:i/>
                <w:iCs/>
                <w:szCs w:val="22"/>
              </w:rPr>
              <w:t xml:space="preserve">Privacy-by-design                                                        </w:t>
            </w:r>
          </w:p>
        </w:tc>
      </w:tr>
      <w:tr w:rsidR="006C5AA8" w14:paraId="378E3973" w14:textId="77777777">
        <w:trPr>
          <w:cantSplit/>
        </w:trPr>
        <w:tc>
          <w:tcPr>
            <w:tcW w:w="4247" w:type="dxa"/>
            <w:tcBorders>
              <w:top w:val="single" w:sz="4" w:space="0" w:color="BFBFBF"/>
              <w:left w:val="single" w:sz="4" w:space="0" w:color="BFBFBF"/>
              <w:bottom w:val="single" w:sz="4" w:space="0" w:color="BFBFBF"/>
              <w:right w:val="single" w:sz="4" w:space="0" w:color="BFBFBF"/>
            </w:tcBorders>
            <w:shd w:val="clear" w:color="auto" w:fill="F2F2F2"/>
          </w:tcPr>
          <w:p w14:paraId="5841AF07" w14:textId="77777777" w:rsidR="006C5AA8" w:rsidRDefault="00000000">
            <w:pPr>
              <w:pStyle w:val="Textintables"/>
            </w:pPr>
            <w:r>
              <w:rPr>
                <w:b/>
                <w:bCs/>
                <w:color w:val="FF0000"/>
              </w:rPr>
              <w:t>A2v.</w:t>
            </w:r>
            <w:r>
              <w:rPr>
                <w:color w:val="FF0000"/>
              </w:rPr>
              <w:t xml:space="preserve"> </w:t>
            </w:r>
            <w:r>
              <w:t>How do you plan to ensure the traceability of personal data?</w:t>
            </w:r>
            <w:r>
              <w:rPr>
                <w:rStyle w:val="Appelnotedebasdep1"/>
              </w:rPr>
              <w:footnoteReference w:id="17"/>
            </w:r>
          </w:p>
        </w:tc>
        <w:tc>
          <w:tcPr>
            <w:tcW w:w="5664" w:type="dxa"/>
            <w:gridSpan w:val="2"/>
            <w:tcBorders>
              <w:top w:val="single" w:sz="4" w:space="0" w:color="BFBFBF"/>
              <w:left w:val="single" w:sz="4" w:space="0" w:color="BFBFBF"/>
              <w:bottom w:val="single" w:sz="4" w:space="0" w:color="BFBFBF"/>
              <w:right w:val="single" w:sz="4" w:space="0" w:color="BFBFBF"/>
            </w:tcBorders>
          </w:tcPr>
          <w:p w14:paraId="5B3C68D2" w14:textId="77777777" w:rsidR="006C5AA8" w:rsidRDefault="00000000">
            <w:pPr>
              <w:pStyle w:val="Textintables"/>
            </w:pPr>
            <w:r>
              <w:rPr>
                <w:i/>
                <w:iCs/>
                <w:szCs w:val="22"/>
              </w:rPr>
              <w:t>Manual event logs repository</w:t>
            </w:r>
          </w:p>
        </w:tc>
      </w:tr>
    </w:tbl>
    <w:p w14:paraId="663EBF9A" w14:textId="77777777" w:rsidR="006C5AA8" w:rsidRDefault="006C5AA8"/>
    <w:sectPr w:rsidR="006C5AA8">
      <w:headerReference w:type="even" r:id="rId18"/>
      <w:headerReference w:type="default" r:id="rId19"/>
      <w:footerReference w:type="even" r:id="rId20"/>
      <w:footerReference w:type="default" r:id="rId21"/>
      <w:headerReference w:type="first" r:id="rId22"/>
      <w:footerReference w:type="first" r:id="rId23"/>
      <w:pgSz w:w="11906" w:h="16838"/>
      <w:pgMar w:top="1364" w:right="1134" w:bottom="1276" w:left="1134" w:header="709" w:footer="709" w:gutter="0"/>
      <w:cols w:space="720"/>
      <w:formProt w:val="0"/>
      <w:docGrid w:linePitch="10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44" w:author="Christopher Tremblay" w:date="2025-07-08T14:52:00Z" w:initials="C">
    <w:p w14:paraId="01000000" w14:textId="77777777" w:rsidR="006C5AA8" w:rsidRDefault="00000000">
      <w:pPr>
        <w:overflowPunct w:val="0"/>
        <w:spacing w:after="0" w:line="240" w:lineRule="auto"/>
      </w:pPr>
      <w:r>
        <w:rPr>
          <w:rFonts w:ascii="Liberation Serif" w:eastAsia="DejaVu Sans" w:hAnsi="Liberation Serif" w:cs="DejaVu Sans"/>
          <w:kern w:val="0"/>
          <w:sz w:val="24"/>
          <w:szCs w:val="24"/>
          <w:lang w:eastAsia="en-US" w:bidi="en-US"/>
        </w:rPr>
        <w:t>Clearly define naming logic for files (e.g., projectname_DT1_YYYYMMDD.csv) and variables (snake_case, camelCase, etc.)</w:t>
      </w:r>
    </w:p>
  </w:comment>
  <w:comment w:id="51" w:author="Christopher Tremblay" w:date="2025-07-08T14:40:00Z" w:initials="C">
    <w:p w14:paraId="1A898785" w14:textId="77777777" w:rsidR="006C5AA8" w:rsidRDefault="00000000">
      <w:pPr>
        <w:overflowPunct w:val="0"/>
        <w:spacing w:after="0" w:line="240" w:lineRule="auto"/>
      </w:pPr>
      <w:r>
        <w:rPr>
          <w:rFonts w:ascii="Liberation Serif" w:eastAsia="DejaVu Sans" w:hAnsi="Liberation Serif" w:cs="DejaVu Sans"/>
          <w:kern w:val="0"/>
          <w:sz w:val="24"/>
          <w:szCs w:val="24"/>
          <w:lang w:eastAsia="en-US" w:bidi="en-US"/>
        </w:rPr>
        <w:t>If you already know the variables, you</w:t>
      </w:r>
    </w:p>
    <w:p w14:paraId="02000000" w14:textId="77777777" w:rsidR="006C5AA8" w:rsidRDefault="00000000">
      <w:pPr>
        <w:overflowPunct w:val="0"/>
        <w:spacing w:after="0" w:line="240" w:lineRule="auto"/>
      </w:pPr>
      <w:r>
        <w:rPr>
          <w:rFonts w:ascii="Liberation Serif" w:eastAsia="DejaVu Sans" w:hAnsi="Liberation Serif" w:cs="DejaVu Sans"/>
          <w:kern w:val="0"/>
          <w:sz w:val="24"/>
          <w:szCs w:val="24"/>
          <w:lang w:eastAsia="en-US" w:bidi="en-US"/>
        </w:rPr>
        <w:t>can put them here and if you are using a metadata standard put it here also</w:t>
      </w:r>
    </w:p>
  </w:comment>
  <w:comment w:id="56" w:author="Christopher Tremblay" w:date="2025-07-15T09:09:00Z" w:initials="C">
    <w:p w14:paraId="0E1CCA06" w14:textId="77777777" w:rsidR="00A74005" w:rsidRDefault="00A74005" w:rsidP="00A74005">
      <w:r>
        <w:rPr>
          <w:rStyle w:val="CommentReference"/>
        </w:rPr>
        <w:annotationRef/>
      </w:r>
      <w:r>
        <w:t>Here it would be nice to say that it will be the same as above but to specify those personal data evoked just before with something like:</w:t>
      </w:r>
    </w:p>
    <w:p w14:paraId="017F0566" w14:textId="77777777" w:rsidR="00A74005" w:rsidRDefault="00A74005" w:rsidP="00A74005">
      <w:r>
        <w:t>"Still contains mail, zip code, .."</w:t>
      </w:r>
    </w:p>
    <w:p w14:paraId="0C46EE02" w14:textId="77777777" w:rsidR="00A74005" w:rsidRDefault="00A74005" w:rsidP="00A74005"/>
  </w:comment>
  <w:comment w:id="64" w:author="Robin Huguenot-Noel" w:date="2025-07-15T20:58:00Z" w:initials="RHN">
    <w:p w14:paraId="31CCE80C" w14:textId="77777777" w:rsidR="00003475" w:rsidRDefault="00003475" w:rsidP="00003475">
      <w:r>
        <w:rPr>
          <w:rStyle w:val="CommentReference"/>
        </w:rPr>
        <w:annotationRef/>
      </w:r>
      <w:r>
        <w:rPr>
          <w:color w:val="000000"/>
        </w:rPr>
        <w:t xml:space="preserve">Unless should not be added here? </w:t>
      </w:r>
    </w:p>
  </w:comment>
  <w:comment w:id="78" w:author="Christopher Tremblay" w:date="2025-07-08T14:53:00Z" w:initials="C">
    <w:p w14:paraId="03000000" w14:textId="5CC28466" w:rsidR="006C5AA8" w:rsidRDefault="00000000">
      <w:pPr>
        <w:overflowPunct w:val="0"/>
        <w:spacing w:after="0" w:line="240" w:lineRule="auto"/>
      </w:pPr>
      <w:r>
        <w:rPr>
          <w:rFonts w:ascii="Liberation Serif" w:eastAsia="DejaVu Sans" w:hAnsi="Liberation Serif" w:cs="DejaVu Sans"/>
          <w:kern w:val="0"/>
          <w:sz w:val="24"/>
          <w:szCs w:val="24"/>
          <w:lang w:eastAsia="en-US" w:bidi="en-US"/>
        </w:rPr>
        <w:t>You can specify the use of data dictionnary or codebook</w:t>
      </w:r>
    </w:p>
  </w:comment>
  <w:comment w:id="81" w:author="Christopher Tremblay" w:date="2025-07-08T14:40:00Z" w:initials="C">
    <w:p w14:paraId="2920A9A6" w14:textId="77777777" w:rsidR="006C5AA8" w:rsidRDefault="00000000">
      <w:pPr>
        <w:overflowPunct w:val="0"/>
        <w:spacing w:after="0" w:line="240" w:lineRule="auto"/>
      </w:pPr>
      <w:r>
        <w:rPr>
          <w:rFonts w:ascii="Liberation Serif" w:eastAsia="DejaVu Sans" w:hAnsi="Liberation Serif" w:cs="DejaVu Sans"/>
          <w:kern w:val="0"/>
          <w:sz w:val="24"/>
          <w:szCs w:val="24"/>
          <w:lang w:eastAsia="en-US" w:bidi="en-US"/>
        </w:rPr>
        <w:t>You can also describe here the</w:t>
      </w:r>
    </w:p>
    <w:p w14:paraId="04000000" w14:textId="77777777" w:rsidR="006C5AA8" w:rsidRDefault="00000000">
      <w:pPr>
        <w:overflowPunct w:val="0"/>
        <w:spacing w:after="0" w:line="240" w:lineRule="auto"/>
      </w:pPr>
      <w:r>
        <w:rPr>
          <w:rFonts w:ascii="Liberation Serif" w:eastAsia="DejaVu Sans" w:hAnsi="Liberation Serif" w:cs="DejaVu Sans"/>
          <w:kern w:val="0"/>
          <w:sz w:val="24"/>
          <w:szCs w:val="24"/>
          <w:lang w:eastAsia="en-US" w:bidi="en-US"/>
        </w:rPr>
        <w:t>cleaning process talked about</w:t>
      </w:r>
    </w:p>
  </w:comment>
  <w:comment w:id="93" w:author="Robin Huguenot-Noel" w:date="2025-07-15T21:01:00Z" w:initials="RHN">
    <w:p w14:paraId="31EE4151" w14:textId="77777777" w:rsidR="00003475" w:rsidRDefault="00003475" w:rsidP="00003475">
      <w:r>
        <w:rPr>
          <w:rStyle w:val="CommentReference"/>
        </w:rPr>
        <w:annotationRef/>
      </w:r>
      <w:r>
        <w:rPr>
          <w:color w:val="000000"/>
        </w:rPr>
        <w:t xml:space="preserve">What does it mean? </w:t>
      </w:r>
    </w:p>
    <w:p w14:paraId="267DC3B9" w14:textId="77777777" w:rsidR="00003475" w:rsidRDefault="00003475" w:rsidP="00003475"/>
  </w:comment>
  <w:comment w:id="118" w:author="Christopher Tremblay" w:date="2025-07-15T09:12:00Z" w:initials="C">
    <w:p w14:paraId="7F79E0C6" w14:textId="3E2C3DE4" w:rsidR="00A74005" w:rsidRDefault="00A74005" w:rsidP="00A74005">
      <w:r>
        <w:rPr>
          <w:rStyle w:val="CommentReference"/>
        </w:rPr>
        <w:annotationRef/>
      </w:r>
      <w:r>
        <w:t>These are the backup strategies</w:t>
      </w:r>
    </w:p>
  </w:comment>
  <w:comment w:id="146" w:author="Christopher Tremblay" w:date="2025-07-08T14:43:00Z" w:initials="C">
    <w:p w14:paraId="05000000" w14:textId="25DC6F31" w:rsidR="006C5AA8" w:rsidRDefault="00000000">
      <w:pPr>
        <w:overflowPunct w:val="0"/>
        <w:spacing w:after="0" w:line="240" w:lineRule="auto"/>
      </w:pPr>
      <w:r>
        <w:rPr>
          <w:rFonts w:ascii="Liberation Serif" w:eastAsia="DejaVu Sans" w:hAnsi="Liberation Serif" w:cs="DejaVu Sans"/>
          <w:kern w:val="0"/>
          <w:sz w:val="24"/>
          <w:szCs w:val="24"/>
          <w:lang w:eastAsia="en-US" w:bidi="en-US"/>
        </w:rPr>
        <w:t>YOu can also use Zenodo</w:t>
      </w:r>
    </w:p>
  </w:comment>
  <w:comment w:id="147" w:author="Robin Huguenot-Noel" w:date="2025-07-15T21:23:00Z" w:initials="RHN">
    <w:p w14:paraId="3B7FEBC7" w14:textId="77777777" w:rsidR="00D76C7F" w:rsidRDefault="00D76C7F" w:rsidP="00D76C7F">
      <w:r>
        <w:rPr>
          <w:rStyle w:val="CommentReference"/>
        </w:rPr>
        <w:annotationRef/>
      </w:r>
      <w:r>
        <w:rPr>
          <w:color w:val="000000"/>
        </w:rPr>
        <w:t>From what I could read main added value would be that Zenodo is based in Europe. For all the rest, also a preference for OSF, so would suggest sticking to it</w:t>
      </w:r>
    </w:p>
  </w:comment>
  <w:comment w:id="148" w:author="Christopher Tremblay" w:date="2025-07-08T14:55:00Z" w:initials="C">
    <w:p w14:paraId="06000000" w14:textId="3682D3D2" w:rsidR="006C5AA8" w:rsidRDefault="00000000">
      <w:pPr>
        <w:overflowPunct w:val="0"/>
        <w:spacing w:after="0" w:line="240" w:lineRule="auto"/>
      </w:pPr>
      <w:r>
        <w:rPr>
          <w:rFonts w:ascii="Liberation Serif" w:eastAsia="DejaVu Sans" w:hAnsi="Liberation Serif" w:cs="DejaVu Sans"/>
          <w:kern w:val="0"/>
          <w:sz w:val="24"/>
          <w:szCs w:val="24"/>
          <w:lang w:eastAsia="en-US" w:bidi="en-US"/>
        </w:rPr>
        <w:t>This is fine but if you want broader reuse consider using CC BY 4.0. In any case you should justify the choice of license with a sentence</w:t>
      </w:r>
    </w:p>
  </w:comment>
  <w:comment w:id="149" w:author="Christopher Tremblay" w:date="2025-07-15T09:16:00Z" w:initials="C">
    <w:p w14:paraId="68D7CE2F" w14:textId="77777777" w:rsidR="00A74005" w:rsidRDefault="00A74005" w:rsidP="00A74005">
      <w:r>
        <w:rPr>
          <w:rStyle w:val="CommentReference"/>
        </w:rPr>
        <w:annotationRef/>
      </w:r>
      <w:r>
        <w:t>You could add here which fields will be deleted for sure</w:t>
      </w:r>
    </w:p>
  </w:comment>
  <w:comment w:id="174" w:author="Robin Huguenot-Noel" w:date="2025-07-15T21:35:00Z" w:initials="RHN">
    <w:p w14:paraId="6B29D2AF" w14:textId="77777777" w:rsidR="009C7880" w:rsidRDefault="009C7880" w:rsidP="009C7880">
      <w:r>
        <w:rPr>
          <w:rStyle w:val="CommentReference"/>
        </w:rPr>
        <w:annotationRef/>
      </w:r>
      <w:r>
        <w:rPr>
          <w:color w:val="000000"/>
        </w:rPr>
        <w:t xml:space="preserve">Does this have to be an exhaustive list? If not, I’d be tempted to list all European countries to be on the safe side. We never know if your doctoral colleagues take an interest and would feel like contacting Swiss employees might be relevant ? Slightly joke mode for now, but the point remains perhaps better wider than not? </w:t>
      </w:r>
    </w:p>
  </w:comment>
  <w:comment w:id="186" w:author="Robin Huguenot-Noel" w:date="2025-07-15T21:38:00Z" w:initials="RHN">
    <w:p w14:paraId="733E82B6" w14:textId="77777777" w:rsidR="00AE6918" w:rsidRDefault="00AE6918" w:rsidP="00AE6918">
      <w:r>
        <w:rPr>
          <w:rStyle w:val="CommentReference"/>
        </w:rPr>
        <w:annotationRef/>
      </w:r>
      <w:r>
        <w:rPr>
          <w:color w:val="000000"/>
        </w:rPr>
        <w:t xml:space="preserve">As mentioned we could also add FU one if you think helpful </w:t>
      </w:r>
    </w:p>
  </w:comment>
  <w:comment w:id="195" w:author="Robin Huguenot-Noel" w:date="2025-07-15T21:39:00Z" w:initials="RHN">
    <w:p w14:paraId="2C168D34" w14:textId="77777777" w:rsidR="00AE6918" w:rsidRDefault="00AE6918" w:rsidP="00AE6918">
      <w:r>
        <w:rPr>
          <w:rStyle w:val="CommentReference"/>
        </w:rPr>
        <w:annotationRef/>
      </w:r>
      <w:r>
        <w:rPr>
          <w:color w:val="000000"/>
        </w:rPr>
        <w:t>idem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1000000" w15:done="0"/>
  <w15:commentEx w15:paraId="02000000" w15:done="0"/>
  <w15:commentEx w15:paraId="0C46EE02" w15:done="0"/>
  <w15:commentEx w15:paraId="31CCE80C" w15:done="0"/>
  <w15:commentEx w15:paraId="03000000" w15:done="0"/>
  <w15:commentEx w15:paraId="04000000" w15:done="0"/>
  <w15:commentEx w15:paraId="267DC3B9" w15:done="0"/>
  <w15:commentEx w15:paraId="7F79E0C6" w15:done="0"/>
  <w15:commentEx w15:paraId="05000000" w15:done="0"/>
  <w15:commentEx w15:paraId="3B7FEBC7" w15:paraIdParent="05000000" w15:done="0"/>
  <w15:commentEx w15:paraId="06000000" w15:done="0"/>
  <w15:commentEx w15:paraId="68D7CE2F" w15:done="0"/>
  <w15:commentEx w15:paraId="6B29D2AF" w15:done="0"/>
  <w15:commentEx w15:paraId="733E82B6" w15:done="0"/>
  <w15:commentEx w15:paraId="2C168D3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4032531" w16cex:dateUtc="2025-07-15T07:09:00Z"/>
  <w16cex:commentExtensible w16cex:durableId="7DA04613" w16cex:dateUtc="2025-07-15T18:58:00Z"/>
  <w16cex:commentExtensible w16cex:durableId="647DAF71" w16cex:dateUtc="2025-07-15T19:01:00Z"/>
  <w16cex:commentExtensible w16cex:durableId="19200B4E" w16cex:dateUtc="2025-07-15T07:12:00Z"/>
  <w16cex:commentExtensible w16cex:durableId="764E29C2" w16cex:dateUtc="2025-07-15T19:23:00Z"/>
  <w16cex:commentExtensible w16cex:durableId="0BA3BF21" w16cex:dateUtc="2025-07-15T07:16:00Z"/>
  <w16cex:commentExtensible w16cex:durableId="7C476740" w16cex:dateUtc="2025-07-15T19:35:00Z"/>
  <w16cex:commentExtensible w16cex:durableId="3557098D" w16cex:dateUtc="2025-07-15T19:38:00Z"/>
  <w16cex:commentExtensible w16cex:durableId="7E8DBB51" w16cex:dateUtc="2025-07-15T19: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1000000" w16cid:durableId="01000000"/>
  <w16cid:commentId w16cid:paraId="02000000" w16cid:durableId="02000000"/>
  <w16cid:commentId w16cid:paraId="0C46EE02" w16cid:durableId="74032531"/>
  <w16cid:commentId w16cid:paraId="31CCE80C" w16cid:durableId="7DA04613"/>
  <w16cid:commentId w16cid:paraId="03000000" w16cid:durableId="03000000"/>
  <w16cid:commentId w16cid:paraId="04000000" w16cid:durableId="04000000"/>
  <w16cid:commentId w16cid:paraId="267DC3B9" w16cid:durableId="647DAF71"/>
  <w16cid:commentId w16cid:paraId="7F79E0C6" w16cid:durableId="19200B4E"/>
  <w16cid:commentId w16cid:paraId="05000000" w16cid:durableId="05000000"/>
  <w16cid:commentId w16cid:paraId="3B7FEBC7" w16cid:durableId="764E29C2"/>
  <w16cid:commentId w16cid:paraId="06000000" w16cid:durableId="06000000"/>
  <w16cid:commentId w16cid:paraId="68D7CE2F" w16cid:durableId="0BA3BF21"/>
  <w16cid:commentId w16cid:paraId="6B29D2AF" w16cid:durableId="7C476740"/>
  <w16cid:commentId w16cid:paraId="733E82B6" w16cid:durableId="3557098D"/>
  <w16cid:commentId w16cid:paraId="2C168D34" w16cid:durableId="7E8DBB5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4EDB88" w14:textId="77777777" w:rsidR="00B25512" w:rsidRDefault="00B25512">
      <w:pPr>
        <w:spacing w:after="0" w:line="240" w:lineRule="auto"/>
      </w:pPr>
      <w:r>
        <w:separator/>
      </w:r>
    </w:p>
  </w:endnote>
  <w:endnote w:type="continuationSeparator" w:id="0">
    <w:p w14:paraId="5BFC339E" w14:textId="77777777" w:rsidR="00B25512" w:rsidRDefault="00B255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Liberation Sans">
    <w:altName w:val="Arial"/>
    <w:panose1 w:val="020B0604020202020204"/>
    <w:charset w:val="01"/>
    <w:family w:val="roman"/>
    <w:pitch w:val="variable"/>
  </w:font>
  <w:font w:name="Noto Sans">
    <w:panose1 w:val="020B0502040504020204"/>
    <w:charset w:val="00"/>
    <w:family w:val="swiss"/>
    <w:pitch w:val="variable"/>
    <w:sig w:usb0="E00082FF" w:usb1="400078FF" w:usb2="00000021" w:usb3="00000000" w:csb0="0000019F" w:csb1="00000000"/>
  </w:font>
  <w:font w:name="DejaVu Sans">
    <w:altName w:val="Verdana"/>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panose1 w:val="020B0604020202020204"/>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FE3976" w14:textId="77777777" w:rsidR="006C5AA8" w:rsidRDefault="006C5A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DC7AF3" w14:textId="77777777" w:rsidR="006C5AA8" w:rsidRPr="00003475" w:rsidRDefault="00000000">
    <w:pPr>
      <w:pStyle w:val="Footer"/>
      <w:tabs>
        <w:tab w:val="clear" w:pos="4536"/>
        <w:tab w:val="clear" w:pos="9072"/>
        <w:tab w:val="center" w:pos="4819"/>
        <w:tab w:val="right" w:pos="9638"/>
      </w:tabs>
      <w:rPr>
        <w:lang w:val="fr-FR"/>
        <w:rPrChange w:id="198" w:author="Robin Huguenot-Noel" w:date="2025-07-15T20:53:00Z" w16du:dateUtc="2025-07-15T18:53:00Z">
          <w:rPr/>
        </w:rPrChange>
      </w:rPr>
    </w:pPr>
    <w:r>
      <w:rPr>
        <w:sz w:val="15"/>
        <w:szCs w:val="15"/>
        <w:lang w:val="fr-CH"/>
      </w:rPr>
      <w:t>Bibliothèque</w:t>
    </w:r>
    <w:r>
      <w:rPr>
        <w:sz w:val="15"/>
        <w:szCs w:val="15"/>
        <w:lang w:val="fr-CH"/>
      </w:rPr>
      <w:tab/>
      <w:t xml:space="preserve">page </w:t>
    </w:r>
    <w:r>
      <w:rPr>
        <w:sz w:val="15"/>
        <w:szCs w:val="15"/>
        <w:lang w:val="fr-CH"/>
      </w:rPr>
      <w:fldChar w:fldCharType="begin"/>
    </w:r>
    <w:r>
      <w:rPr>
        <w:sz w:val="15"/>
        <w:szCs w:val="15"/>
        <w:lang w:val="fr-CH"/>
      </w:rPr>
      <w:instrText xml:space="preserve"> PAGE </w:instrText>
    </w:r>
    <w:r>
      <w:rPr>
        <w:sz w:val="15"/>
        <w:szCs w:val="15"/>
        <w:lang w:val="fr-CH"/>
      </w:rPr>
      <w:fldChar w:fldCharType="separate"/>
    </w:r>
    <w:r>
      <w:rPr>
        <w:sz w:val="15"/>
        <w:szCs w:val="15"/>
        <w:lang w:val="fr-CH"/>
      </w:rPr>
      <w:t>12</w:t>
    </w:r>
    <w:r>
      <w:rPr>
        <w:sz w:val="15"/>
        <w:szCs w:val="15"/>
        <w:lang w:val="fr-CH"/>
      </w:rPr>
      <w:fldChar w:fldCharType="end"/>
    </w:r>
    <w:r>
      <w:rPr>
        <w:sz w:val="15"/>
        <w:szCs w:val="15"/>
        <w:lang w:val="fr-CH"/>
      </w:rPr>
      <w:t xml:space="preserve"> of </w:t>
    </w:r>
    <w:r>
      <w:rPr>
        <w:sz w:val="15"/>
        <w:szCs w:val="15"/>
        <w:lang w:val="fr-CH"/>
      </w:rPr>
      <w:fldChar w:fldCharType="begin"/>
    </w:r>
    <w:r>
      <w:rPr>
        <w:sz w:val="15"/>
        <w:szCs w:val="15"/>
        <w:lang w:val="fr-CH"/>
      </w:rPr>
      <w:instrText xml:space="preserve"> NUMPAGES </w:instrText>
    </w:r>
    <w:r>
      <w:rPr>
        <w:sz w:val="15"/>
        <w:szCs w:val="15"/>
        <w:lang w:val="fr-CH"/>
      </w:rPr>
      <w:fldChar w:fldCharType="separate"/>
    </w:r>
    <w:r>
      <w:rPr>
        <w:sz w:val="15"/>
        <w:szCs w:val="15"/>
        <w:lang w:val="fr-CH"/>
      </w:rPr>
      <w:t>12</w:t>
    </w:r>
    <w:r>
      <w:rPr>
        <w:sz w:val="15"/>
        <w:szCs w:val="15"/>
        <w:lang w:val="fr-CH"/>
      </w:rPr>
      <w:fldChar w:fldCharType="end"/>
    </w:r>
    <w:r>
      <w:rPr>
        <w:lang w:val="fr-CH"/>
      </w:rPr>
      <w:tab/>
    </w:r>
    <w:r w:rsidR="006C5AA8">
      <w:fldChar w:fldCharType="begin"/>
    </w:r>
    <w:r w:rsidR="006C5AA8" w:rsidRPr="00003475">
      <w:rPr>
        <w:lang w:val="fr-FR"/>
        <w:rPrChange w:id="199" w:author="Robin Huguenot-Noel" w:date="2025-07-15T20:53:00Z" w16du:dateUtc="2025-07-15T18:53:00Z">
          <w:rPr/>
        </w:rPrChange>
      </w:rPr>
      <w:instrText>HYPERLINK "mailto:researchdata@epfl.ch" \h</w:instrText>
    </w:r>
    <w:r w:rsidR="006C5AA8">
      <w:fldChar w:fldCharType="separate"/>
    </w:r>
    <w:r w:rsidR="006C5AA8">
      <w:rPr>
        <w:rStyle w:val="Lienhypertexte1"/>
        <w:sz w:val="15"/>
        <w:szCs w:val="15"/>
        <w:lang w:val="fr-CH"/>
      </w:rPr>
      <w:t>researchdata@epfl.ch</w:t>
    </w:r>
    <w:r w:rsidR="006C5AA8">
      <w:rPr>
        <w:rStyle w:val="Lienhypertexte1"/>
        <w:sz w:val="15"/>
        <w:szCs w:val="15"/>
        <w:lang w:val="fr-CH"/>
      </w:rPr>
      <w:fldChar w:fldCharType="end"/>
    </w:r>
  </w:p>
  <w:p w14:paraId="52656E2E" w14:textId="77777777" w:rsidR="006C5AA8" w:rsidRDefault="00000000">
    <w:pPr>
      <w:pStyle w:val="Footer"/>
      <w:tabs>
        <w:tab w:val="clear" w:pos="9072"/>
        <w:tab w:val="right" w:pos="9638"/>
      </w:tabs>
    </w:pPr>
    <w:r>
      <w:rPr>
        <w:sz w:val="15"/>
        <w:szCs w:val="15"/>
      </w:rPr>
      <w:t>Research Data Management Team</w:t>
    </w:r>
    <w:r>
      <w:rPr>
        <w:sz w:val="15"/>
        <w:szCs w:val="15"/>
      </w:rPr>
      <w:tab/>
    </w:r>
    <w:r>
      <w:rPr>
        <w:sz w:val="15"/>
        <w:szCs w:val="15"/>
      </w:rPr>
      <w:tab/>
    </w:r>
    <w:hyperlink r:id="rId1">
      <w:r w:rsidR="006C5AA8">
        <w:rPr>
          <w:rStyle w:val="Lienhypertexte1"/>
          <w:sz w:val="15"/>
          <w:szCs w:val="15"/>
        </w:rPr>
        <w:t>go.epfl.ch/</w:t>
      </w:r>
      <w:proofErr w:type="spellStart"/>
      <w:r w:rsidR="006C5AA8">
        <w:rPr>
          <w:rStyle w:val="Lienhypertexte1"/>
          <w:sz w:val="15"/>
          <w:szCs w:val="15"/>
        </w:rPr>
        <w:t>rdm</w:t>
      </w:r>
      <w:proofErr w:type="spellEnd"/>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3318B5" w14:textId="77777777" w:rsidR="006C5AA8" w:rsidRPr="00003475" w:rsidRDefault="00000000">
    <w:pPr>
      <w:pStyle w:val="Footer"/>
      <w:tabs>
        <w:tab w:val="clear" w:pos="4536"/>
        <w:tab w:val="clear" w:pos="9072"/>
        <w:tab w:val="center" w:pos="4819"/>
        <w:tab w:val="right" w:pos="9638"/>
      </w:tabs>
      <w:rPr>
        <w:lang w:val="fr-FR"/>
        <w:rPrChange w:id="200" w:author="Robin Huguenot-Noel" w:date="2025-07-15T20:53:00Z" w16du:dateUtc="2025-07-15T18:53:00Z">
          <w:rPr/>
        </w:rPrChange>
      </w:rPr>
    </w:pPr>
    <w:r>
      <w:rPr>
        <w:sz w:val="15"/>
        <w:szCs w:val="15"/>
        <w:lang w:val="fr-CH"/>
      </w:rPr>
      <w:t>Bibliothèque</w:t>
    </w:r>
    <w:r>
      <w:rPr>
        <w:sz w:val="15"/>
        <w:szCs w:val="15"/>
        <w:lang w:val="fr-CH"/>
      </w:rPr>
      <w:tab/>
      <w:t xml:space="preserve">page </w:t>
    </w:r>
    <w:r>
      <w:rPr>
        <w:sz w:val="15"/>
        <w:szCs w:val="15"/>
        <w:lang w:val="fr-CH"/>
      </w:rPr>
      <w:fldChar w:fldCharType="begin"/>
    </w:r>
    <w:r>
      <w:rPr>
        <w:sz w:val="15"/>
        <w:szCs w:val="15"/>
        <w:lang w:val="fr-CH"/>
      </w:rPr>
      <w:instrText xml:space="preserve"> PAGE </w:instrText>
    </w:r>
    <w:r>
      <w:rPr>
        <w:sz w:val="15"/>
        <w:szCs w:val="15"/>
        <w:lang w:val="fr-CH"/>
      </w:rPr>
      <w:fldChar w:fldCharType="separate"/>
    </w:r>
    <w:r>
      <w:rPr>
        <w:sz w:val="15"/>
        <w:szCs w:val="15"/>
        <w:lang w:val="fr-CH"/>
      </w:rPr>
      <w:t>12</w:t>
    </w:r>
    <w:r>
      <w:rPr>
        <w:sz w:val="15"/>
        <w:szCs w:val="15"/>
        <w:lang w:val="fr-CH"/>
      </w:rPr>
      <w:fldChar w:fldCharType="end"/>
    </w:r>
    <w:r>
      <w:rPr>
        <w:sz w:val="15"/>
        <w:szCs w:val="15"/>
        <w:lang w:val="fr-CH"/>
      </w:rPr>
      <w:t xml:space="preserve"> of </w:t>
    </w:r>
    <w:r>
      <w:rPr>
        <w:sz w:val="15"/>
        <w:szCs w:val="15"/>
        <w:lang w:val="fr-CH"/>
      </w:rPr>
      <w:fldChar w:fldCharType="begin"/>
    </w:r>
    <w:r>
      <w:rPr>
        <w:sz w:val="15"/>
        <w:szCs w:val="15"/>
        <w:lang w:val="fr-CH"/>
      </w:rPr>
      <w:instrText xml:space="preserve"> NUMPAGES </w:instrText>
    </w:r>
    <w:r>
      <w:rPr>
        <w:sz w:val="15"/>
        <w:szCs w:val="15"/>
        <w:lang w:val="fr-CH"/>
      </w:rPr>
      <w:fldChar w:fldCharType="separate"/>
    </w:r>
    <w:r>
      <w:rPr>
        <w:sz w:val="15"/>
        <w:szCs w:val="15"/>
        <w:lang w:val="fr-CH"/>
      </w:rPr>
      <w:t>12</w:t>
    </w:r>
    <w:r>
      <w:rPr>
        <w:sz w:val="15"/>
        <w:szCs w:val="15"/>
        <w:lang w:val="fr-CH"/>
      </w:rPr>
      <w:fldChar w:fldCharType="end"/>
    </w:r>
    <w:r>
      <w:rPr>
        <w:lang w:val="fr-CH"/>
      </w:rPr>
      <w:tab/>
    </w:r>
    <w:r w:rsidR="006C5AA8">
      <w:fldChar w:fldCharType="begin"/>
    </w:r>
    <w:r w:rsidR="006C5AA8" w:rsidRPr="00003475">
      <w:rPr>
        <w:lang w:val="fr-FR"/>
        <w:rPrChange w:id="201" w:author="Robin Huguenot-Noel" w:date="2025-07-15T20:53:00Z" w16du:dateUtc="2025-07-15T18:53:00Z">
          <w:rPr/>
        </w:rPrChange>
      </w:rPr>
      <w:instrText>HYPERLINK "mailto:researchdata@epfl.ch" \h</w:instrText>
    </w:r>
    <w:r w:rsidR="006C5AA8">
      <w:fldChar w:fldCharType="separate"/>
    </w:r>
    <w:r w:rsidR="006C5AA8">
      <w:rPr>
        <w:rStyle w:val="Lienhypertexte1"/>
        <w:sz w:val="15"/>
        <w:szCs w:val="15"/>
        <w:lang w:val="fr-CH"/>
      </w:rPr>
      <w:t>researchdata@epfl.ch</w:t>
    </w:r>
    <w:r w:rsidR="006C5AA8">
      <w:rPr>
        <w:rStyle w:val="Lienhypertexte1"/>
        <w:sz w:val="15"/>
        <w:szCs w:val="15"/>
        <w:lang w:val="fr-CH"/>
      </w:rPr>
      <w:fldChar w:fldCharType="end"/>
    </w:r>
  </w:p>
  <w:p w14:paraId="14479E1D" w14:textId="77777777" w:rsidR="006C5AA8" w:rsidRDefault="00000000">
    <w:pPr>
      <w:pStyle w:val="Footer"/>
      <w:tabs>
        <w:tab w:val="clear" w:pos="9072"/>
        <w:tab w:val="right" w:pos="9638"/>
      </w:tabs>
    </w:pPr>
    <w:r>
      <w:rPr>
        <w:sz w:val="15"/>
        <w:szCs w:val="15"/>
      </w:rPr>
      <w:t>Research Data Management Team</w:t>
    </w:r>
    <w:r>
      <w:rPr>
        <w:sz w:val="15"/>
        <w:szCs w:val="15"/>
      </w:rPr>
      <w:tab/>
    </w:r>
    <w:r>
      <w:rPr>
        <w:sz w:val="15"/>
        <w:szCs w:val="15"/>
      </w:rPr>
      <w:tab/>
    </w:r>
    <w:hyperlink r:id="rId1">
      <w:r w:rsidR="006C5AA8">
        <w:rPr>
          <w:rStyle w:val="Lienhypertexte1"/>
          <w:sz w:val="15"/>
          <w:szCs w:val="15"/>
        </w:rPr>
        <w:t>go.epfl.ch/</w:t>
      </w:r>
      <w:proofErr w:type="spellStart"/>
      <w:r w:rsidR="006C5AA8">
        <w:rPr>
          <w:rStyle w:val="Lienhypertexte1"/>
          <w:sz w:val="15"/>
          <w:szCs w:val="15"/>
        </w:rPr>
        <w:t>rdm</w:t>
      </w:r>
      <w:proofErr w:type="spellEnd"/>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A365E1" w14:textId="77777777" w:rsidR="00B25512" w:rsidRDefault="00B25512">
      <w:pPr>
        <w:rPr>
          <w:sz w:val="12"/>
        </w:rPr>
      </w:pPr>
      <w:r>
        <w:separator/>
      </w:r>
    </w:p>
  </w:footnote>
  <w:footnote w:type="continuationSeparator" w:id="0">
    <w:p w14:paraId="539A177F" w14:textId="77777777" w:rsidR="00B25512" w:rsidRDefault="00B25512">
      <w:pPr>
        <w:rPr>
          <w:sz w:val="12"/>
        </w:rPr>
      </w:pPr>
      <w:r>
        <w:continuationSeparator/>
      </w:r>
    </w:p>
  </w:footnote>
  <w:footnote w:id="1">
    <w:p w14:paraId="0F9B0B0D" w14:textId="77777777" w:rsidR="006C5AA8" w:rsidRDefault="00000000">
      <w:pPr>
        <w:pStyle w:val="Footnote"/>
        <w:widowControl w:val="0"/>
        <w:rPr>
          <w:lang w:val="en-US"/>
        </w:rPr>
      </w:pPr>
      <w:r>
        <w:rPr>
          <w:rStyle w:val="FootnoteCharacters"/>
        </w:rPr>
        <w:footnoteRef/>
      </w:r>
      <w:r>
        <w:rPr>
          <w:szCs w:val="20"/>
          <w:lang w:val="en-US"/>
        </w:rPr>
        <w:t xml:space="preserve"> Personal data: information that relates to an identified or identifiable individual. Not only data that can directly identify a person (e.g., name) is considered personal data, but also data that can make a person identifiable through the combination of data (e.g., combining age, e-mail address and information related to usage of social networks may allow identifying a person). You should consider that information together with all the means reasonably likely to be used by either you or any other person to identify that individual. See also </w:t>
      </w:r>
      <w:r w:rsidR="006C5AA8">
        <w:fldChar w:fldCharType="begin"/>
      </w:r>
      <w:r w:rsidR="006C5AA8" w:rsidRPr="00A74005">
        <w:rPr>
          <w:lang w:val="en-US"/>
          <w:rPrChange w:id="41" w:author="Christopher Tremblay" w:date="2025-07-15T09:08:00Z" w16du:dateUtc="2025-07-15T07:08:00Z">
            <w:rPr/>
          </w:rPrChange>
        </w:rPr>
        <w:instrText>HYPERLINK "https://www.fedlex.admin.ch/eli/cc/1993/1945_1945_1945/en" \l "art_3"</w:instrText>
      </w:r>
      <w:r w:rsidR="006C5AA8">
        <w:fldChar w:fldCharType="separate"/>
      </w:r>
      <w:r w:rsidR="006C5AA8">
        <w:rPr>
          <w:rStyle w:val="Lienhypertexte1"/>
          <w:b/>
          <w:bCs/>
          <w:szCs w:val="20"/>
          <w:lang w:val="en-US"/>
        </w:rPr>
        <w:t>Art. 3</w:t>
      </w:r>
      <w:r w:rsidR="006C5AA8">
        <w:fldChar w:fldCharType="end"/>
      </w:r>
      <w:r>
        <w:rPr>
          <w:szCs w:val="20"/>
          <w:lang w:val="en-US"/>
        </w:rPr>
        <w:t>.c of the FADP Swiss law.</w:t>
      </w:r>
    </w:p>
  </w:footnote>
  <w:footnote w:id="2">
    <w:p w14:paraId="4A03B7EE" w14:textId="77777777" w:rsidR="006C5AA8" w:rsidRDefault="00000000">
      <w:pPr>
        <w:pStyle w:val="Footnote"/>
        <w:widowControl w:val="0"/>
        <w:rPr>
          <w:lang w:val="en-US"/>
        </w:rPr>
      </w:pPr>
      <w:r>
        <w:rPr>
          <w:rStyle w:val="FootnoteCharacters"/>
        </w:rPr>
        <w:footnoteRef/>
      </w:r>
      <w:r>
        <w:rPr>
          <w:lang w:val="en-US"/>
        </w:rPr>
        <w:t xml:space="preserve"> Sensitive data: information that includes but is not limited to religious, ideological, political or trade union-related views or activities; health, genetic, biometric, or concerning the intimate sphere or the racial origin; ethnic data or social security measures; administrative or criminal proceedings and sanctions. See also </w:t>
      </w:r>
      <w:r w:rsidR="006C5AA8">
        <w:fldChar w:fldCharType="begin"/>
      </w:r>
      <w:r w:rsidR="006C5AA8" w:rsidRPr="00A74005">
        <w:rPr>
          <w:lang w:val="en-US"/>
          <w:rPrChange w:id="42" w:author="Christopher Tremblay" w:date="2025-07-15T09:08:00Z" w16du:dateUtc="2025-07-15T07:08:00Z">
            <w:rPr/>
          </w:rPrChange>
        </w:rPr>
        <w:instrText>HYPERLINK "https://www.fedlex.admin.ch/eli/cc/1993/1945_1945_1945/en" \l "art_3"</w:instrText>
      </w:r>
      <w:r w:rsidR="006C5AA8">
        <w:fldChar w:fldCharType="separate"/>
      </w:r>
      <w:r w:rsidR="006C5AA8">
        <w:rPr>
          <w:rStyle w:val="Lienhypertexte1"/>
          <w:b/>
          <w:bCs/>
          <w:lang w:val="en-US"/>
        </w:rPr>
        <w:t>Art. 3</w:t>
      </w:r>
      <w:r w:rsidR="006C5AA8">
        <w:fldChar w:fldCharType="end"/>
      </w:r>
      <w:r>
        <w:rPr>
          <w:lang w:val="en-US"/>
        </w:rPr>
        <w:t>.c of the FADP Swiss law.</w:t>
      </w:r>
    </w:p>
  </w:footnote>
  <w:footnote w:id="3">
    <w:p w14:paraId="0BB406DF" w14:textId="77777777" w:rsidR="006C5AA8" w:rsidRDefault="00000000">
      <w:pPr>
        <w:pStyle w:val="Footnote"/>
        <w:widowControl w:val="0"/>
        <w:rPr>
          <w:lang w:val="en-US"/>
        </w:rPr>
      </w:pPr>
      <w:r>
        <w:rPr>
          <w:rStyle w:val="FootnoteCharacters"/>
        </w:rPr>
        <w:footnoteRef/>
      </w:r>
      <w:r>
        <w:rPr>
          <w:lang w:val="en-US"/>
        </w:rPr>
        <w:t xml:space="preserve"> Either because of an obligation (e.g., funder or publisher requirement), because it is the norm in your community, or because you are co</w:t>
      </w:r>
      <w:r>
        <w:rPr>
          <w:szCs w:val="16"/>
          <w:lang w:val="en-US"/>
        </w:rPr>
        <w:t>mmitted to doing so yourself.</w:t>
      </w:r>
    </w:p>
  </w:footnote>
  <w:footnote w:id="4">
    <w:p w14:paraId="14785196" w14:textId="77777777" w:rsidR="006C5AA8" w:rsidRDefault="00000000">
      <w:pPr>
        <w:pStyle w:val="FootnoteText"/>
      </w:pPr>
      <w:r>
        <w:rPr>
          <w:rStyle w:val="FootnoteCharacters"/>
        </w:rPr>
        <w:footnoteRef/>
      </w:r>
      <w:r>
        <w:t xml:space="preserve"> Please, check the compliance in the EPFL Research ethics webpage: </w:t>
      </w:r>
      <w:hyperlink r:id="rId1">
        <w:r w:rsidR="006C5AA8">
          <w:rPr>
            <w:rStyle w:val="Lienhypertexte1"/>
          </w:rPr>
          <w:t>www.epfl.ch/research/ethic-statement/compliance</w:t>
        </w:r>
      </w:hyperlink>
    </w:p>
  </w:footnote>
  <w:footnote w:id="5">
    <w:p w14:paraId="66DEA049" w14:textId="77777777" w:rsidR="006C5AA8" w:rsidRDefault="00000000">
      <w:pPr>
        <w:pStyle w:val="Footnote"/>
        <w:rPr>
          <w:lang w:val="it-CH"/>
        </w:rPr>
      </w:pPr>
      <w:r>
        <w:rPr>
          <w:rStyle w:val="FootnoteCharacters"/>
        </w:rPr>
        <w:footnoteRef/>
      </w:r>
      <w:r>
        <w:rPr>
          <w:lang w:val="en-US"/>
        </w:rPr>
        <w:t xml:space="preserve"> Acquired, produced, processed, or coded.</w:t>
      </w:r>
    </w:p>
  </w:footnote>
  <w:footnote w:id="6">
    <w:p w14:paraId="05B80496" w14:textId="77777777" w:rsidR="006C5AA8" w:rsidRDefault="00000000">
      <w:pPr>
        <w:pStyle w:val="FootnoteText"/>
      </w:pPr>
      <w:r>
        <w:rPr>
          <w:rStyle w:val="FootnoteCharacters"/>
        </w:rPr>
        <w:footnoteRef/>
      </w:r>
      <w:r>
        <w:t xml:space="preserve"> Digital preservation can be defined as a "series of managed activities necessary to ensure continued access to digital materials for as long as necessary" </w:t>
      </w:r>
      <w:hyperlink r:id="rId2">
        <w:r w:rsidR="006C5AA8">
          <w:rPr>
            <w:rStyle w:val="Lienhypertexte1"/>
            <w:lang w:val="en-GB"/>
          </w:rPr>
          <w:t>(Digital Preservation Handbook)</w:t>
        </w:r>
      </w:hyperlink>
      <w:r>
        <w:t>.</w:t>
      </w:r>
    </w:p>
  </w:footnote>
  <w:footnote w:id="7">
    <w:p w14:paraId="7F94AFD3" w14:textId="77777777" w:rsidR="006C5AA8" w:rsidRDefault="00000000">
      <w:pPr>
        <w:pStyle w:val="FootnoteText"/>
        <w:spacing w:after="120"/>
      </w:pPr>
      <w:r>
        <w:rPr>
          <w:rStyle w:val="FootnoteCharacters"/>
        </w:rPr>
        <w:footnoteRef/>
      </w:r>
      <w:r>
        <w:t xml:space="preserve"> Some types of data (e.g., non-anonymized, relevant for patent, double use technology, …) cannot be published: it is recommended to publish at least the description of those data.</w:t>
      </w:r>
    </w:p>
  </w:footnote>
  <w:footnote w:id="8">
    <w:p w14:paraId="062A40D8" w14:textId="77777777" w:rsidR="006C5AA8" w:rsidRDefault="00000000">
      <w:pPr>
        <w:pStyle w:val="FootnoteText"/>
        <w:spacing w:after="120"/>
      </w:pPr>
      <w:r>
        <w:rPr>
          <w:rStyle w:val="FootnoteCharacters"/>
        </w:rPr>
        <w:footnoteRef/>
      </w:r>
      <w:r>
        <w:rPr>
          <w:sz w:val="18"/>
          <w:szCs w:val="18"/>
        </w:rPr>
        <w:t xml:space="preserve"> </w:t>
      </w:r>
      <w:r>
        <w:t xml:space="preserve">For definitions and suggestions of data dissemination platforms, check the online comparative table at </w:t>
      </w:r>
      <w:hyperlink r:id="rId3">
        <w:r w:rsidR="006C5AA8">
          <w:rPr>
            <w:rStyle w:val="Lienhypertexte1"/>
          </w:rPr>
          <w:t>go.epfl.ch/</w:t>
        </w:r>
        <w:proofErr w:type="spellStart"/>
        <w:r w:rsidR="006C5AA8">
          <w:rPr>
            <w:rStyle w:val="Lienhypertexte1"/>
          </w:rPr>
          <w:t>datarepo</w:t>
        </w:r>
        <w:proofErr w:type="spellEnd"/>
        <w:r w:rsidR="006C5AA8">
          <w:rPr>
            <w:rStyle w:val="Lienhypertexte1"/>
          </w:rPr>
          <w:t>.</w:t>
        </w:r>
      </w:hyperlink>
    </w:p>
  </w:footnote>
  <w:footnote w:id="9">
    <w:p w14:paraId="1E065671" w14:textId="77777777" w:rsidR="006C5AA8" w:rsidRDefault="00000000">
      <w:pPr>
        <w:pStyle w:val="FootnoteText"/>
        <w:spacing w:after="120"/>
      </w:pPr>
      <w:r>
        <w:rPr>
          <w:rStyle w:val="FootnoteCharacters"/>
        </w:rPr>
        <w:footnoteRef/>
      </w:r>
      <w:r>
        <w:t xml:space="preserve"> Pseudonymized: the identifying information (surname, date of birth, ...) is replaced by a code (e.g., hashing); the key to recover the information, while kept secure, can still be used to identify the person. Anonymized: the personal identity is sufficiently protected by reducing the information, preventing anyone from re-identifying the person, unless they go to great lengths to do so.</w:t>
      </w:r>
    </w:p>
  </w:footnote>
  <w:footnote w:id="10">
    <w:p w14:paraId="742EFAD3" w14:textId="77777777" w:rsidR="006C5AA8" w:rsidRPr="00003475" w:rsidRDefault="00000000">
      <w:pPr>
        <w:pStyle w:val="Footnote"/>
        <w:widowControl w:val="0"/>
        <w:rPr>
          <w:lang w:val="en-US"/>
          <w:rPrChange w:id="175" w:author="Robin Huguenot-Noel" w:date="2025-07-15T20:53:00Z" w16du:dateUtc="2025-07-15T18:53:00Z">
            <w:rPr/>
          </w:rPrChange>
        </w:rPr>
      </w:pPr>
      <w:r>
        <w:rPr>
          <w:rStyle w:val="FootnoteCharacters"/>
        </w:rPr>
        <w:footnoteRef/>
      </w:r>
      <w:r>
        <w:rPr>
          <w:lang w:val="en-US"/>
        </w:rPr>
        <w:t xml:space="preserve"> </w:t>
      </w:r>
      <w:r>
        <w:rPr>
          <w:rFonts w:eastAsia="Calibri"/>
          <w:lang w:val="en-US"/>
        </w:rPr>
        <w:t>Especially important if it involves “aspects concerning the data subject's performance at work, economic situation, health, personal preferences or interests, reliability or behavior, location or movements”</w:t>
      </w:r>
    </w:p>
  </w:footnote>
  <w:footnote w:id="11">
    <w:p w14:paraId="49595F52" w14:textId="77777777" w:rsidR="006C5AA8" w:rsidRPr="00003475" w:rsidRDefault="00000000">
      <w:pPr>
        <w:pStyle w:val="Footnote"/>
        <w:widowControl w:val="0"/>
        <w:rPr>
          <w:lang w:val="en-US"/>
          <w:rPrChange w:id="176" w:author="Robin Huguenot-Noel" w:date="2025-07-15T20:53:00Z" w16du:dateUtc="2025-07-15T18:53:00Z">
            <w:rPr/>
          </w:rPrChange>
        </w:rPr>
      </w:pPr>
      <w:r>
        <w:rPr>
          <w:rStyle w:val="FootnoteCharacters"/>
        </w:rPr>
        <w:footnoteRef/>
      </w:r>
      <w:r>
        <w:rPr>
          <w:lang w:val="en-US"/>
        </w:rPr>
        <w:t xml:space="preserve"> </w:t>
      </w:r>
      <w:r>
        <w:rPr>
          <w:rFonts w:eastAsia="Calibri"/>
          <w:lang w:val="en-US"/>
        </w:rPr>
        <w:t>Processing that aims at taking decisions on data subjects producing “legal effects concerning the natural person” or which “similarly significantly affects the natural person”</w:t>
      </w:r>
    </w:p>
  </w:footnote>
  <w:footnote w:id="12">
    <w:p w14:paraId="04AAB192" w14:textId="77777777" w:rsidR="006C5AA8" w:rsidRDefault="00000000">
      <w:pPr>
        <w:pStyle w:val="Footnote"/>
        <w:widowControl w:val="0"/>
        <w:rPr>
          <w:lang w:val="it-CH"/>
        </w:rPr>
      </w:pPr>
      <w:r>
        <w:rPr>
          <w:rStyle w:val="FootnoteCharacters"/>
        </w:rPr>
        <w:footnoteRef/>
      </w:r>
      <w:r>
        <w:rPr>
          <w:lang w:val="en-US"/>
        </w:rPr>
        <w:t xml:space="preserve"> </w:t>
      </w:r>
      <w:r>
        <w:rPr>
          <w:rFonts w:eastAsia="Calibri"/>
          <w:lang w:val="en-US"/>
        </w:rPr>
        <w:t>Including data collected through networks or “a systematic monitoring of a publicly accessible area”</w:t>
      </w:r>
    </w:p>
  </w:footnote>
  <w:footnote w:id="13">
    <w:p w14:paraId="236AED48" w14:textId="77777777" w:rsidR="006C5AA8" w:rsidRDefault="00000000">
      <w:pPr>
        <w:pStyle w:val="FootnoteText"/>
      </w:pPr>
      <w:r>
        <w:rPr>
          <w:rStyle w:val="FootnoteCharacters"/>
        </w:rPr>
        <w:footnoteRef/>
      </w:r>
      <w:r>
        <w:t xml:space="preserve"> Vulnerability situations may </w:t>
      </w:r>
      <w:proofErr w:type="gramStart"/>
      <w:r>
        <w:t>involve:</w:t>
      </w:r>
      <w:proofErr w:type="gramEnd"/>
      <w:r>
        <w:t xml:space="preserve"> physical or cognitive impairment; subordination to an authority figure or formal authority; social discrimination; stigmatization; unfavorable socio-economic conditions; increased physical or psychological sensitivity to interventions planned in research. The Swiss law defines certain people as </w:t>
      </w:r>
      <w:hyperlink r:id="rId4" w:anchor="chap_3" w:history="1">
        <w:r w:rsidR="006C5AA8">
          <w:rPr>
            <w:rStyle w:val="Lienhypertexte1"/>
          </w:rPr>
          <w:t>particularly vulnerable</w:t>
        </w:r>
      </w:hyperlink>
      <w:r>
        <w:t>, thus requiring special protection.</w:t>
      </w:r>
    </w:p>
  </w:footnote>
  <w:footnote w:id="14">
    <w:p w14:paraId="581DA252" w14:textId="77777777" w:rsidR="006C5AA8" w:rsidRPr="00003475" w:rsidRDefault="00000000">
      <w:pPr>
        <w:pStyle w:val="Footnote"/>
        <w:widowControl w:val="0"/>
        <w:rPr>
          <w:lang w:val="en-US"/>
          <w:rPrChange w:id="177" w:author="Robin Huguenot-Noel" w:date="2025-07-15T20:53:00Z" w16du:dateUtc="2025-07-15T18:53:00Z">
            <w:rPr/>
          </w:rPrChange>
        </w:rPr>
      </w:pPr>
      <w:r>
        <w:rPr>
          <w:rStyle w:val="FootnoteCharacters"/>
        </w:rPr>
        <w:footnoteRef/>
      </w:r>
      <w:r>
        <w:rPr>
          <w:lang w:val="en-US"/>
        </w:rPr>
        <w:t xml:space="preserve"> This might include </w:t>
      </w:r>
      <w:r>
        <w:rPr>
          <w:rFonts w:eastAsia="Calibri"/>
          <w:lang w:val="en-US"/>
        </w:rPr>
        <w:t>protection against unauthorized or unlawful processing and against accidental loss, destruction, or damage.</w:t>
      </w:r>
    </w:p>
  </w:footnote>
  <w:footnote w:id="15">
    <w:p w14:paraId="03E9025A" w14:textId="77777777" w:rsidR="006C5AA8" w:rsidRPr="00003475" w:rsidRDefault="00000000">
      <w:pPr>
        <w:pStyle w:val="Footnote"/>
        <w:widowControl w:val="0"/>
        <w:rPr>
          <w:lang w:val="en-US"/>
          <w:rPrChange w:id="194" w:author="Robin Huguenot-Noel" w:date="2025-07-15T20:53:00Z" w16du:dateUtc="2025-07-15T18:53:00Z">
            <w:rPr/>
          </w:rPrChange>
        </w:rPr>
      </w:pPr>
      <w:r>
        <w:rPr>
          <w:rStyle w:val="FootnoteCharacters"/>
        </w:rPr>
        <w:footnoteRef/>
      </w:r>
      <w:r>
        <w:rPr>
          <w:lang w:val="en-US"/>
        </w:rPr>
        <w:t xml:space="preserve"> </w:t>
      </w:r>
      <w:r>
        <w:rPr>
          <w:rFonts w:eastAsia="Calibri"/>
          <w:lang w:val="en-US"/>
        </w:rPr>
        <w:t>E.g., private company or other entity that carries out the data processing on the behalf of your research group or laboratory.</w:t>
      </w:r>
    </w:p>
  </w:footnote>
  <w:footnote w:id="16">
    <w:p w14:paraId="1D0BF304" w14:textId="77777777" w:rsidR="006C5AA8" w:rsidRDefault="00000000">
      <w:pPr>
        <w:pStyle w:val="FootnoteText"/>
        <w:spacing w:after="120"/>
      </w:pPr>
      <w:r>
        <w:rPr>
          <w:rStyle w:val="FootnoteCharacters"/>
        </w:rPr>
        <w:footnoteRef/>
      </w:r>
      <w:r>
        <w:t xml:space="preserve"> Privacy by Designs: if personal or sensitive data are involved, privacy measures are taken since the initial research stages and throughout its complete development. Privacy by default: if the research includes choices for individuals on how much personal data they share, the default settings should be the most privacy friendly ones. See also </w:t>
      </w:r>
      <w:hyperlink r:id="rId5">
        <w:r w:rsidR="006C5AA8">
          <w:rPr>
            <w:rStyle w:val="Lienhypertexte1"/>
          </w:rPr>
          <w:t>https://gdpr.eu/article-25-data-protection-by-design</w:t>
        </w:r>
      </w:hyperlink>
      <w:r>
        <w:t>.</w:t>
      </w:r>
    </w:p>
  </w:footnote>
  <w:footnote w:id="17">
    <w:p w14:paraId="6E769C65" w14:textId="77777777" w:rsidR="006C5AA8" w:rsidRDefault="00000000">
      <w:pPr>
        <w:pStyle w:val="Footnote"/>
        <w:widowControl w:val="0"/>
        <w:rPr>
          <w:lang w:val="en-US"/>
        </w:rPr>
      </w:pPr>
      <w:r>
        <w:rPr>
          <w:rStyle w:val="FootnoteCharacters"/>
        </w:rPr>
        <w:footnoteRef/>
      </w:r>
      <w:r>
        <w:rPr>
          <w:lang w:val="en-US"/>
        </w:rPr>
        <w:t xml:space="preserve"> </w:t>
      </w:r>
      <w:r>
        <w:rPr>
          <w:rFonts w:eastAsia="Calibri"/>
          <w:lang w:val="en-US"/>
        </w:rPr>
        <w:t>Within the scope of the new FADP, you must keep the event logs related to personal data processing for a period of 2 years.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41520A" w14:textId="77777777" w:rsidR="006C5AA8" w:rsidRDefault="006C5A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6FE9DB" w14:textId="77777777" w:rsidR="006C5AA8" w:rsidRDefault="00000000">
    <w:pPr>
      <w:pStyle w:val="HeaderFooter"/>
    </w:pPr>
    <w:r>
      <w:t>EPFL v3.4 – Dec 2024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32562F" w14:textId="77777777" w:rsidR="006C5AA8" w:rsidRDefault="00000000">
    <w:pPr>
      <w:pStyle w:val="HeaderFooter"/>
    </w:pPr>
    <w:r>
      <w:t>EPFL v3.4 – Dec 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940974"/>
    <w:multiLevelType w:val="multilevel"/>
    <w:tmpl w:val="973A38C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ED775F5"/>
    <w:multiLevelType w:val="multilevel"/>
    <w:tmpl w:val="2E38A5AC"/>
    <w:lvl w:ilvl="0">
      <w:numFmt w:val="bullet"/>
      <w:lvlText w:val="■"/>
      <w:lvlJc w:val="left"/>
      <w:pPr>
        <w:tabs>
          <w:tab w:val="num" w:pos="0"/>
        </w:tabs>
        <w:ind w:left="720" w:hanging="360"/>
      </w:pPr>
      <w:rPr>
        <w:rFonts w:ascii="Arial" w:hAnsi="Arial" w:cs="Arial" w:hint="default"/>
        <w:color w:val="FF0000"/>
      </w:rPr>
    </w:lvl>
    <w:lvl w:ilvl="1">
      <w:numFmt w:val="bullet"/>
      <w:lvlText w:val="o"/>
      <w:lvlJc w:val="left"/>
      <w:pPr>
        <w:tabs>
          <w:tab w:val="num" w:pos="0"/>
        </w:tabs>
        <w:ind w:left="1440" w:hanging="360"/>
      </w:pPr>
      <w:rPr>
        <w:rFonts w:ascii="Courier New" w:hAnsi="Courier New" w:cs="Courier New" w:hint="default"/>
      </w:rPr>
    </w:lvl>
    <w:lvl w:ilvl="2">
      <w:numFmt w:val="bullet"/>
      <w:lvlText w:val=""/>
      <w:lvlJc w:val="left"/>
      <w:pPr>
        <w:tabs>
          <w:tab w:val="num" w:pos="0"/>
        </w:tabs>
        <w:ind w:left="2160" w:hanging="360"/>
      </w:pPr>
      <w:rPr>
        <w:rFonts w:ascii="Wingdings" w:hAnsi="Wingdings" w:cs="Wingdings" w:hint="default"/>
      </w:rPr>
    </w:lvl>
    <w:lvl w:ilvl="3">
      <w:numFmt w:val="bullet"/>
      <w:lvlText w:val=""/>
      <w:lvlJc w:val="left"/>
      <w:pPr>
        <w:tabs>
          <w:tab w:val="num" w:pos="0"/>
        </w:tabs>
        <w:ind w:left="2880" w:hanging="360"/>
      </w:pPr>
      <w:rPr>
        <w:rFonts w:ascii="Symbol" w:hAnsi="Symbol" w:cs="Symbol" w:hint="default"/>
      </w:rPr>
    </w:lvl>
    <w:lvl w:ilvl="4">
      <w:numFmt w:val="bullet"/>
      <w:lvlText w:val="o"/>
      <w:lvlJc w:val="left"/>
      <w:pPr>
        <w:tabs>
          <w:tab w:val="num" w:pos="0"/>
        </w:tabs>
        <w:ind w:left="3600" w:hanging="360"/>
      </w:pPr>
      <w:rPr>
        <w:rFonts w:ascii="Courier New" w:hAnsi="Courier New" w:cs="Courier New" w:hint="default"/>
      </w:rPr>
    </w:lvl>
    <w:lvl w:ilvl="5">
      <w:numFmt w:val="bullet"/>
      <w:lvlText w:val=""/>
      <w:lvlJc w:val="left"/>
      <w:pPr>
        <w:tabs>
          <w:tab w:val="num" w:pos="0"/>
        </w:tabs>
        <w:ind w:left="4320" w:hanging="360"/>
      </w:pPr>
      <w:rPr>
        <w:rFonts w:ascii="Wingdings" w:hAnsi="Wingdings" w:cs="Wingdings" w:hint="default"/>
      </w:rPr>
    </w:lvl>
    <w:lvl w:ilvl="6">
      <w:numFmt w:val="bullet"/>
      <w:lvlText w:val=""/>
      <w:lvlJc w:val="left"/>
      <w:pPr>
        <w:tabs>
          <w:tab w:val="num" w:pos="0"/>
        </w:tabs>
        <w:ind w:left="5040" w:hanging="360"/>
      </w:pPr>
      <w:rPr>
        <w:rFonts w:ascii="Symbol" w:hAnsi="Symbol" w:cs="Symbol" w:hint="default"/>
      </w:rPr>
    </w:lvl>
    <w:lvl w:ilvl="7">
      <w:numFmt w:val="bullet"/>
      <w:lvlText w:val="o"/>
      <w:lvlJc w:val="left"/>
      <w:pPr>
        <w:tabs>
          <w:tab w:val="num" w:pos="0"/>
        </w:tabs>
        <w:ind w:left="5760" w:hanging="360"/>
      </w:pPr>
      <w:rPr>
        <w:rFonts w:ascii="Courier New" w:hAnsi="Courier New" w:cs="Courier New" w:hint="default"/>
      </w:rPr>
    </w:lvl>
    <w:lvl w:ilvl="8">
      <w:numFmt w:val="bullet"/>
      <w:lvlText w:val=""/>
      <w:lvlJc w:val="left"/>
      <w:pPr>
        <w:tabs>
          <w:tab w:val="num" w:pos="0"/>
        </w:tabs>
        <w:ind w:left="6480" w:hanging="360"/>
      </w:pPr>
      <w:rPr>
        <w:rFonts w:ascii="Wingdings" w:hAnsi="Wingdings" w:cs="Wingdings" w:hint="default"/>
      </w:rPr>
    </w:lvl>
  </w:abstractNum>
  <w:num w:numId="1" w16cid:durableId="1195576783">
    <w:abstractNumId w:val="1"/>
  </w:num>
  <w:num w:numId="2" w16cid:durableId="148670151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Robin Huguenot-Noel">
    <w15:presenceInfo w15:providerId="None" w15:userId="Robin Huguenot-Noel"/>
  </w15:person>
  <w15:person w15:author="Christopher Tremblay">
    <w15:presenceInfo w15:providerId="AD" w15:userId="S::christopher.tremblay@epfl.ch::61a6e353-5af4-44d6-bf37-dd6be0aba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3"/>
  <w:proofState w:spelling="clean" w:grammar="clean"/>
  <w:trackRevisions/>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AA8"/>
    <w:rsid w:val="00003475"/>
    <w:rsid w:val="00147902"/>
    <w:rsid w:val="004A39BB"/>
    <w:rsid w:val="005A4DCB"/>
    <w:rsid w:val="005B5CAF"/>
    <w:rsid w:val="006C5AA8"/>
    <w:rsid w:val="007A33DC"/>
    <w:rsid w:val="007C5FA7"/>
    <w:rsid w:val="007F13B2"/>
    <w:rsid w:val="009C7880"/>
    <w:rsid w:val="00A36E52"/>
    <w:rsid w:val="00A74005"/>
    <w:rsid w:val="00AE6918"/>
    <w:rsid w:val="00B25512"/>
    <w:rsid w:val="00D76C7F"/>
    <w:rsid w:val="00DE45D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1806B621"/>
  <w15:docId w15:val="{BE0E4D96-107C-684F-86BE-0A1943E4E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Aptos" w:hAnsi="Aptos" w:cs="Times New Roman"/>
        <w:kern w:val="2"/>
        <w:sz w:val="22"/>
        <w:szCs w:val="22"/>
        <w:lang w:val="fr-CH"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2" w:lineRule="auto"/>
    </w:pPr>
    <w:rPr>
      <w:rFonts w:ascii="Arial" w:eastAsia="Arial" w:hAnsi="Arial" w:cs="Arial"/>
      <w:sz w:val="20"/>
      <w:szCs w:val="20"/>
      <w:lang w:val="en-US" w:eastAsia="fr-FR"/>
    </w:rPr>
  </w:style>
  <w:style w:type="paragraph" w:styleId="Heading1">
    <w:name w:val="heading 1"/>
    <w:basedOn w:val="Normal"/>
    <w:next w:val="Normal"/>
    <w:uiPriority w:val="9"/>
    <w:qFormat/>
    <w:pPr>
      <w:spacing w:before="240"/>
      <w:outlineLvl w:val="0"/>
    </w:pPr>
    <w:rPr>
      <w:b/>
      <w:bCs/>
      <w:sz w:val="28"/>
      <w:szCs w:val="28"/>
    </w:rPr>
  </w:style>
  <w:style w:type="paragraph" w:styleId="Heading2">
    <w:name w:val="heading 2"/>
    <w:basedOn w:val="Heading1"/>
    <w:next w:val="Normal"/>
    <w:uiPriority w:val="9"/>
    <w:unhideWhenUsed/>
    <w:qFormat/>
    <w:pPr>
      <w:outlineLvl w:val="1"/>
    </w:pPr>
    <w:rPr>
      <w:sz w:val="24"/>
      <w:szCs w:val="24"/>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s="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cs="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s="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cs="Times New Roman"/>
      <w:i/>
      <w:iCs/>
      <w:color w:val="595959"/>
    </w:rPr>
  </w:style>
  <w:style w:type="paragraph" w:styleId="Heading7">
    <w:name w:val="heading 7"/>
    <w:basedOn w:val="Normal"/>
    <w:next w:val="Normal"/>
    <w:qFormat/>
    <w:pPr>
      <w:keepNext/>
      <w:keepLines/>
      <w:spacing w:before="40" w:after="0"/>
      <w:outlineLvl w:val="6"/>
    </w:pPr>
    <w:rPr>
      <w:rFonts w:eastAsia="Times New Roman" w:cs="Times New Roman"/>
      <w:color w:val="595959"/>
    </w:rPr>
  </w:style>
  <w:style w:type="paragraph" w:styleId="Heading8">
    <w:name w:val="heading 8"/>
    <w:basedOn w:val="Normal"/>
    <w:next w:val="Normal"/>
    <w:qFormat/>
    <w:pPr>
      <w:keepNext/>
      <w:keepLines/>
      <w:spacing w:after="0"/>
      <w:outlineLvl w:val="7"/>
    </w:pPr>
    <w:rPr>
      <w:rFonts w:eastAsia="Times New Roman" w:cs="Times New Roman"/>
      <w:i/>
      <w:iCs/>
      <w:color w:val="272727"/>
    </w:rPr>
  </w:style>
  <w:style w:type="paragraph" w:styleId="Heading9">
    <w:name w:val="heading 9"/>
    <w:basedOn w:val="Normal"/>
    <w:next w:val="Normal"/>
    <w:qFormat/>
    <w:pPr>
      <w:keepNext/>
      <w:keepLines/>
      <w:spacing w:after="0"/>
      <w:outlineLvl w:val="8"/>
    </w:pPr>
    <w:rPr>
      <w:rFonts w:eastAsia="Times New Roman" w:cs="Times New Roma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qFormat/>
    <w:rPr>
      <w:rFonts w:ascii="Arial" w:eastAsia="Arial" w:hAnsi="Arial" w:cs="Arial"/>
      <w:b/>
      <w:bCs/>
      <w:sz w:val="28"/>
      <w:szCs w:val="28"/>
      <w:lang w:val="en-US" w:eastAsia="fr-FR"/>
    </w:rPr>
  </w:style>
  <w:style w:type="character" w:customStyle="1" w:styleId="Heading2Char">
    <w:name w:val="Heading 2 Char"/>
    <w:basedOn w:val="DefaultParagraphFont"/>
    <w:qFormat/>
    <w:rPr>
      <w:rFonts w:ascii="Arial" w:eastAsia="Arial" w:hAnsi="Arial" w:cs="Arial"/>
      <w:b/>
      <w:bCs/>
      <w:sz w:val="24"/>
      <w:szCs w:val="24"/>
      <w:lang w:val="en-US" w:eastAsia="fr-FR"/>
    </w:rPr>
  </w:style>
  <w:style w:type="character" w:customStyle="1" w:styleId="Heading3Char">
    <w:name w:val="Heading 3 Char"/>
    <w:basedOn w:val="DefaultParagraphFont"/>
    <w:qFormat/>
    <w:rPr>
      <w:rFonts w:eastAsia="Times New Roman" w:cs="Times New Roman"/>
      <w:color w:val="0F4761"/>
      <w:sz w:val="28"/>
      <w:szCs w:val="28"/>
    </w:rPr>
  </w:style>
  <w:style w:type="character" w:customStyle="1" w:styleId="Heading4Char">
    <w:name w:val="Heading 4 Char"/>
    <w:basedOn w:val="DefaultParagraphFont"/>
    <w:qFormat/>
    <w:rPr>
      <w:rFonts w:eastAsia="Times New Roman" w:cs="Times New Roman"/>
      <w:i/>
      <w:iCs/>
      <w:color w:val="0F4761"/>
    </w:rPr>
  </w:style>
  <w:style w:type="character" w:customStyle="1" w:styleId="Heading5Char">
    <w:name w:val="Heading 5 Char"/>
    <w:basedOn w:val="DefaultParagraphFont"/>
    <w:qFormat/>
    <w:rPr>
      <w:rFonts w:eastAsia="Times New Roman" w:cs="Times New Roman"/>
      <w:color w:val="0F4761"/>
    </w:rPr>
  </w:style>
  <w:style w:type="character" w:customStyle="1" w:styleId="Heading6Char">
    <w:name w:val="Heading 6 Char"/>
    <w:basedOn w:val="DefaultParagraphFont"/>
    <w:qFormat/>
    <w:rPr>
      <w:rFonts w:eastAsia="Times New Roman" w:cs="Times New Roman"/>
      <w:i/>
      <w:iCs/>
      <w:color w:val="595959"/>
    </w:rPr>
  </w:style>
  <w:style w:type="character" w:customStyle="1" w:styleId="Heading7Char">
    <w:name w:val="Heading 7 Char"/>
    <w:basedOn w:val="DefaultParagraphFont"/>
    <w:qFormat/>
    <w:rPr>
      <w:rFonts w:eastAsia="Times New Roman" w:cs="Times New Roman"/>
      <w:color w:val="595959"/>
    </w:rPr>
  </w:style>
  <w:style w:type="character" w:customStyle="1" w:styleId="Heading8Char">
    <w:name w:val="Heading 8 Char"/>
    <w:basedOn w:val="DefaultParagraphFont"/>
    <w:qFormat/>
    <w:rPr>
      <w:rFonts w:eastAsia="Times New Roman" w:cs="Times New Roman"/>
      <w:i/>
      <w:iCs/>
      <w:color w:val="272727"/>
    </w:rPr>
  </w:style>
  <w:style w:type="character" w:customStyle="1" w:styleId="Heading9Char">
    <w:name w:val="Heading 9 Char"/>
    <w:basedOn w:val="DefaultParagraphFont"/>
    <w:qFormat/>
    <w:rPr>
      <w:rFonts w:eastAsia="Times New Roman" w:cs="Times New Roman"/>
      <w:color w:val="272727"/>
    </w:rPr>
  </w:style>
  <w:style w:type="character" w:customStyle="1" w:styleId="TitleChar">
    <w:name w:val="Title Char"/>
    <w:basedOn w:val="DefaultParagraphFont"/>
    <w:qFormat/>
    <w:rPr>
      <w:rFonts w:ascii="Arial" w:eastAsia="Times New Roman" w:hAnsi="Arial" w:cs="Arial"/>
      <w:b/>
      <w:bCs/>
      <w:spacing w:val="-10"/>
      <w:kern w:val="2"/>
      <w:sz w:val="36"/>
      <w:szCs w:val="36"/>
      <w:lang w:val="en-US" w:eastAsia="fr-FR"/>
    </w:rPr>
  </w:style>
  <w:style w:type="character" w:customStyle="1" w:styleId="SubtitleChar">
    <w:name w:val="Subtitle Char"/>
    <w:basedOn w:val="DefaultParagraphFont"/>
    <w:qFormat/>
    <w:rPr>
      <w:rFonts w:eastAsia="Times New Roman" w:cs="Times New Roman"/>
      <w:color w:val="595959"/>
      <w:spacing w:val="15"/>
      <w:sz w:val="28"/>
      <w:szCs w:val="28"/>
    </w:rPr>
  </w:style>
  <w:style w:type="character" w:customStyle="1" w:styleId="QuoteChar">
    <w:name w:val="Quote Char"/>
    <w:basedOn w:val="DefaultParagraphFont"/>
    <w:qFormat/>
    <w:rPr>
      <w:i/>
      <w:iCs/>
      <w:color w:val="404040"/>
    </w:rPr>
  </w:style>
  <w:style w:type="character" w:styleId="IntenseEmphasis">
    <w:name w:val="Intense Emphasis"/>
    <w:basedOn w:val="DefaultParagraphFont"/>
    <w:qFormat/>
    <w:rPr>
      <w:i/>
      <w:iCs/>
      <w:color w:val="0F4761"/>
    </w:rPr>
  </w:style>
  <w:style w:type="character" w:customStyle="1" w:styleId="IntenseQuoteChar">
    <w:name w:val="Intense Quote Char"/>
    <w:basedOn w:val="DefaultParagraphFont"/>
    <w:qFormat/>
    <w:rPr>
      <w:i/>
      <w:iCs/>
      <w:color w:val="0F4761"/>
    </w:rPr>
  </w:style>
  <w:style w:type="character" w:styleId="IntenseReference">
    <w:name w:val="Intense Reference"/>
    <w:basedOn w:val="DefaultParagraphFont"/>
    <w:qFormat/>
    <w:rPr>
      <w:b/>
      <w:bCs/>
      <w:smallCaps/>
      <w:color w:val="0F4761"/>
      <w:spacing w:val="5"/>
    </w:rPr>
  </w:style>
  <w:style w:type="character" w:customStyle="1" w:styleId="HeaderChar">
    <w:name w:val="Header Char"/>
    <w:basedOn w:val="DefaultParagraphFont"/>
    <w:qFormat/>
  </w:style>
  <w:style w:type="character" w:customStyle="1" w:styleId="FooterChar">
    <w:name w:val="Footer Char"/>
    <w:basedOn w:val="DefaultParagraphFont"/>
    <w:qFormat/>
  </w:style>
  <w:style w:type="character" w:customStyle="1" w:styleId="Lienhypertexte1">
    <w:name w:val="Lien hypertexte1"/>
    <w:basedOn w:val="DefaultParagraphFont"/>
    <w:rPr>
      <w:color w:val="0563C1"/>
      <w:u w:val="single"/>
    </w:rPr>
  </w:style>
  <w:style w:type="character" w:styleId="FollowedHyperlink">
    <w:name w:val="FollowedHyperlink"/>
    <w:basedOn w:val="DefaultParagraphFont"/>
    <w:rPr>
      <w:color w:val="96607D"/>
      <w:u w:val="single"/>
    </w:rPr>
  </w:style>
  <w:style w:type="character" w:styleId="UnresolvedMention">
    <w:name w:val="Unresolved Mention"/>
    <w:basedOn w:val="DefaultParagraphFont"/>
    <w:qFormat/>
    <w:rPr>
      <w:color w:val="605E5C"/>
      <w:shd w:val="clear" w:color="auto" w:fill="E1DFDD"/>
    </w:rPr>
  </w:style>
  <w:style w:type="character" w:customStyle="1" w:styleId="HeaderFooterChar">
    <w:name w:val="Header/Footer Char"/>
    <w:basedOn w:val="FooterChar"/>
    <w:qFormat/>
    <w:rPr>
      <w:rFonts w:ascii="Arial" w:eastAsia="Arial" w:hAnsi="Arial" w:cs="Arial"/>
      <w:sz w:val="16"/>
      <w:szCs w:val="16"/>
      <w:lang w:val="en-US" w:eastAsia="fr-FR"/>
    </w:rPr>
  </w:style>
  <w:style w:type="character" w:customStyle="1" w:styleId="ExplainingChar">
    <w:name w:val="Explaining Char"/>
    <w:basedOn w:val="DefaultParagraphFont"/>
    <w:qFormat/>
    <w:rPr>
      <w:rFonts w:ascii="Arial" w:eastAsia="Arial" w:hAnsi="Arial" w:cs="Arial"/>
      <w:lang w:val="en-US"/>
    </w:rPr>
  </w:style>
  <w:style w:type="character" w:customStyle="1" w:styleId="FootnoteTextChar">
    <w:name w:val="Footnote Text Char"/>
    <w:basedOn w:val="DefaultParagraphFont"/>
    <w:qFormat/>
    <w:rPr>
      <w:rFonts w:ascii="Arial" w:eastAsia="Arial" w:hAnsi="Arial" w:cs="Arial"/>
      <w:sz w:val="16"/>
      <w:szCs w:val="20"/>
      <w:lang w:val="en-US" w:eastAsia="fr-FR"/>
    </w:rPr>
  </w:style>
  <w:style w:type="character" w:customStyle="1" w:styleId="FootnoteCharacters">
    <w:name w:val="Footnote Characters"/>
    <w:qFormat/>
  </w:style>
  <w:style w:type="character" w:customStyle="1" w:styleId="Appelnotedebasdep1">
    <w:name w:val="Appel note de bas de p.1"/>
    <w:rPr>
      <w:vertAlign w:val="superscript"/>
    </w:rPr>
  </w:style>
  <w:style w:type="character" w:customStyle="1" w:styleId="EndnoteCharacters">
    <w:name w:val="Endnote Characters"/>
    <w:qFormat/>
  </w:style>
  <w:style w:type="character" w:customStyle="1" w:styleId="ExamplesChar">
    <w:name w:val="Examples Char"/>
    <w:basedOn w:val="DefaultParagraphFont"/>
    <w:qFormat/>
    <w:rPr>
      <w:rFonts w:ascii="Arial" w:eastAsia="Arial" w:hAnsi="Arial" w:cs="Arial"/>
      <w:i/>
      <w:szCs w:val="24"/>
      <w:lang w:val="en-US" w:eastAsia="fr-CH"/>
    </w:rPr>
  </w:style>
  <w:style w:type="character" w:styleId="CommentReference">
    <w:name w:val="annotation reference"/>
    <w:basedOn w:val="DefaultParagraphFont"/>
    <w:uiPriority w:val="99"/>
    <w:semiHidden/>
    <w:unhideWhenUsed/>
    <w:qFormat/>
    <w:rsid w:val="00742995"/>
    <w:rPr>
      <w:sz w:val="16"/>
      <w:szCs w:val="16"/>
    </w:rPr>
  </w:style>
  <w:style w:type="character" w:customStyle="1" w:styleId="CommentTextChar">
    <w:name w:val="Comment Text Char"/>
    <w:basedOn w:val="DefaultParagraphFont"/>
    <w:link w:val="CommentText"/>
    <w:uiPriority w:val="99"/>
    <w:semiHidden/>
    <w:qFormat/>
    <w:rsid w:val="00742995"/>
    <w:rPr>
      <w:rFonts w:ascii="Arial" w:eastAsia="Arial" w:hAnsi="Arial" w:cs="Arial"/>
      <w:sz w:val="20"/>
      <w:szCs w:val="20"/>
      <w:lang w:val="en-US" w:eastAsia="fr-FR"/>
    </w:rPr>
  </w:style>
  <w:style w:type="character" w:customStyle="1" w:styleId="CommentSubjectChar">
    <w:name w:val="Comment Subject Char"/>
    <w:basedOn w:val="CommentTextChar"/>
    <w:link w:val="CommentSubject"/>
    <w:uiPriority w:val="99"/>
    <w:semiHidden/>
    <w:qFormat/>
    <w:rsid w:val="00742995"/>
    <w:rPr>
      <w:rFonts w:ascii="Arial" w:eastAsia="Arial" w:hAnsi="Arial" w:cs="Arial"/>
      <w:b/>
      <w:bCs/>
      <w:sz w:val="20"/>
      <w:szCs w:val="20"/>
      <w:lang w:val="en-US" w:eastAsia="fr-FR"/>
    </w:rPr>
  </w:style>
  <w:style w:type="character" w:customStyle="1" w:styleId="IndexLink">
    <w:name w:val="Index Link"/>
    <w:qFormat/>
  </w:style>
  <w:style w:type="character" w:styleId="LineNumber">
    <w:name w:val="line number"/>
  </w:style>
  <w:style w:type="character" w:styleId="EndnoteReference">
    <w:name w:val="endnote reference"/>
    <w:rPr>
      <w:vertAlign w:val="superscript"/>
    </w:rPr>
  </w:style>
  <w:style w:type="paragraph" w:customStyle="1" w:styleId="Heading">
    <w:name w:val="Heading"/>
    <w:basedOn w:val="Standard"/>
    <w:next w:val="Textbody"/>
    <w:qFormat/>
    <w:pPr>
      <w:keepNext/>
      <w:spacing w:before="240"/>
    </w:pPr>
    <w:rPr>
      <w:rFonts w:ascii="Liberation Sans" w:eastAsia="Noto Sans" w:hAnsi="Liberation Sans" w:cs="DejaVu Sans"/>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Standard">
    <w:name w:val="Standard"/>
    <w:qFormat/>
    <w:pPr>
      <w:spacing w:after="120"/>
      <w:textAlignment w:val="baseline"/>
    </w:pPr>
    <w:rPr>
      <w:rFonts w:ascii="Arial" w:eastAsia="Arial" w:hAnsi="Arial" w:cs="Arial"/>
      <w:kern w:val="0"/>
      <w:sz w:val="24"/>
    </w:rPr>
  </w:style>
  <w:style w:type="paragraph" w:customStyle="1" w:styleId="Textbody">
    <w:name w:val="Text body"/>
    <w:basedOn w:val="Standard"/>
    <w:qFormat/>
    <w:pPr>
      <w:spacing w:after="140" w:line="276" w:lineRule="auto"/>
    </w:pPr>
  </w:style>
  <w:style w:type="paragraph" w:styleId="Title">
    <w:name w:val="Title"/>
    <w:basedOn w:val="Normal"/>
    <w:next w:val="Normal"/>
    <w:uiPriority w:val="10"/>
    <w:qFormat/>
    <w:pPr>
      <w:spacing w:after="80" w:line="240" w:lineRule="auto"/>
      <w:contextualSpacing/>
    </w:pPr>
    <w:rPr>
      <w:rFonts w:eastAsia="Times New Roman"/>
      <w:b/>
      <w:bCs/>
      <w:spacing w:val="-10"/>
      <w:sz w:val="36"/>
      <w:szCs w:val="36"/>
    </w:rPr>
  </w:style>
  <w:style w:type="paragraph" w:styleId="Subtitle">
    <w:name w:val="Subtitle"/>
    <w:basedOn w:val="Normal"/>
    <w:next w:val="Normal"/>
    <w:uiPriority w:val="11"/>
    <w:qFormat/>
    <w:rPr>
      <w:rFonts w:eastAsia="Times New Roman" w:cs="Times New Roman"/>
      <w:color w:val="595959"/>
      <w:spacing w:val="15"/>
      <w:sz w:val="28"/>
      <w:szCs w:val="28"/>
    </w:rPr>
  </w:style>
  <w:style w:type="paragraph" w:styleId="Quote">
    <w:name w:val="Quote"/>
    <w:basedOn w:val="Normal"/>
    <w:next w:val="Normal"/>
    <w:qFormat/>
    <w:pPr>
      <w:spacing w:before="160"/>
      <w:jc w:val="center"/>
    </w:pPr>
    <w:rPr>
      <w:i/>
      <w:iCs/>
      <w:color w:val="404040"/>
    </w:rPr>
  </w:style>
  <w:style w:type="paragraph" w:styleId="ListParagraph">
    <w:name w:val="List Paragraph"/>
    <w:basedOn w:val="Normal"/>
    <w:qFormat/>
    <w:pPr>
      <w:ind w:left="720"/>
      <w:contextualSpacing/>
    </w:pPr>
  </w:style>
  <w:style w:type="paragraph" w:styleId="IntenseQuote">
    <w:name w:val="Intense Quote"/>
    <w:basedOn w:val="Normal"/>
    <w:next w:val="Normal"/>
    <w:qFormat/>
    <w:pPr>
      <w:pBdr>
        <w:top w:val="single" w:sz="4" w:space="10" w:color="0F4761"/>
        <w:bottom w:val="single" w:sz="4" w:space="10" w:color="0F4761"/>
      </w:pBdr>
      <w:spacing w:before="360" w:after="360"/>
      <w:ind w:left="864" w:right="864"/>
      <w:jc w:val="center"/>
    </w:pPr>
    <w:rPr>
      <w:i/>
      <w:iCs/>
      <w:color w:val="0F4761"/>
    </w:rPr>
  </w:style>
  <w:style w:type="paragraph" w:customStyle="1" w:styleId="HeaderandFooter">
    <w:name w:val="Header and Footer"/>
    <w:basedOn w:val="Standard"/>
    <w:qFormat/>
    <w:pPr>
      <w:suppressLineNumbers/>
      <w:tabs>
        <w:tab w:val="center" w:pos="4819"/>
        <w:tab w:val="right" w:pos="9638"/>
      </w:tabs>
    </w:pPr>
  </w:style>
  <w:style w:type="paragraph" w:styleId="Header">
    <w:name w:val="header"/>
    <w:basedOn w:val="Normal"/>
    <w:pPr>
      <w:tabs>
        <w:tab w:val="center" w:pos="4536"/>
        <w:tab w:val="right" w:pos="9072"/>
      </w:tabs>
      <w:spacing w:after="0" w:line="240" w:lineRule="auto"/>
    </w:pPr>
  </w:style>
  <w:style w:type="paragraph" w:styleId="Footer">
    <w:name w:val="footer"/>
    <w:basedOn w:val="Normal"/>
    <w:pPr>
      <w:tabs>
        <w:tab w:val="center" w:pos="4536"/>
        <w:tab w:val="right" w:pos="9072"/>
      </w:tabs>
      <w:spacing w:after="0" w:line="240" w:lineRule="auto"/>
    </w:pPr>
  </w:style>
  <w:style w:type="paragraph" w:customStyle="1" w:styleId="HeaderFooter">
    <w:name w:val="Header/Footer"/>
    <w:basedOn w:val="Footer"/>
    <w:qFormat/>
    <w:pPr>
      <w:spacing w:before="120" w:after="160"/>
      <w:jc w:val="right"/>
    </w:pPr>
    <w:rPr>
      <w:sz w:val="16"/>
      <w:szCs w:val="16"/>
    </w:rPr>
  </w:style>
  <w:style w:type="paragraph" w:styleId="IndexHeading">
    <w:name w:val="index heading"/>
    <w:basedOn w:val="Heading"/>
  </w:style>
  <w:style w:type="paragraph" w:styleId="TOCHeading">
    <w:name w:val="TOC Heading"/>
    <w:basedOn w:val="Heading1"/>
    <w:next w:val="Normal"/>
    <w:qFormat/>
    <w:pPr>
      <w:keepNext/>
      <w:keepLines/>
      <w:spacing w:before="0" w:after="0"/>
    </w:pPr>
    <w:rPr>
      <w:rFonts w:ascii="Aptos Display" w:eastAsia="Times New Roman" w:hAnsi="Aptos Display" w:cs="Times New Roman"/>
      <w:b w:val="0"/>
      <w:bCs w:val="0"/>
      <w:color w:val="0F4761"/>
      <w:kern w:val="0"/>
      <w:sz w:val="32"/>
      <w:szCs w:val="32"/>
      <w:lang w:eastAsia="en-US"/>
    </w:rPr>
  </w:style>
  <w:style w:type="paragraph" w:styleId="TOC1">
    <w:name w:val="toc 1"/>
    <w:basedOn w:val="Normal"/>
    <w:next w:val="Normal"/>
    <w:autoRedefine/>
    <w:pPr>
      <w:spacing w:after="100"/>
    </w:pPr>
  </w:style>
  <w:style w:type="paragraph" w:styleId="TOC2">
    <w:name w:val="toc 2"/>
    <w:basedOn w:val="Normal"/>
    <w:next w:val="Normal"/>
    <w:autoRedefine/>
    <w:pPr>
      <w:spacing w:after="100"/>
      <w:ind w:left="200"/>
    </w:pPr>
  </w:style>
  <w:style w:type="paragraph" w:customStyle="1" w:styleId="Explaining">
    <w:name w:val="Explaining"/>
    <w:basedOn w:val="Normal"/>
    <w:qFormat/>
    <w:pPr>
      <w:tabs>
        <w:tab w:val="left" w:pos="3404"/>
      </w:tabs>
      <w:spacing w:line="240" w:lineRule="auto"/>
      <w:textAlignment w:val="baseline"/>
    </w:pPr>
    <w:rPr>
      <w:kern w:val="0"/>
      <w:sz w:val="22"/>
      <w:szCs w:val="22"/>
      <w:lang w:eastAsia="en-US"/>
    </w:rPr>
  </w:style>
  <w:style w:type="paragraph" w:customStyle="1" w:styleId="Heading2bis">
    <w:name w:val="Heading 2 bis"/>
    <w:basedOn w:val="Heading2"/>
    <w:qFormat/>
    <w:pPr>
      <w:spacing w:before="0" w:after="40" w:line="240" w:lineRule="auto"/>
      <w:textAlignment w:val="baseline"/>
    </w:pPr>
    <w:rPr>
      <w:smallCaps/>
      <w:color w:val="C00000"/>
      <w:kern w:val="0"/>
      <w:sz w:val="28"/>
      <w:lang w:eastAsia="en-US"/>
    </w:rPr>
  </w:style>
  <w:style w:type="paragraph" w:styleId="FootnoteText">
    <w:name w:val="footnote text"/>
    <w:basedOn w:val="Normal"/>
    <w:pPr>
      <w:spacing w:after="0" w:line="240" w:lineRule="auto"/>
    </w:pPr>
    <w:rPr>
      <w:sz w:val="16"/>
    </w:rPr>
  </w:style>
  <w:style w:type="paragraph" w:customStyle="1" w:styleId="Footnote">
    <w:name w:val="Footnote"/>
    <w:basedOn w:val="Normal"/>
    <w:qFormat/>
    <w:pPr>
      <w:spacing w:after="120" w:line="240" w:lineRule="auto"/>
      <w:textAlignment w:val="baseline"/>
    </w:pPr>
    <w:rPr>
      <w:kern w:val="0"/>
      <w:sz w:val="16"/>
      <w:szCs w:val="22"/>
      <w:lang w:val="fr-CH" w:eastAsia="en-US"/>
    </w:rPr>
  </w:style>
  <w:style w:type="paragraph" w:styleId="NormalWeb">
    <w:name w:val="Normal (Web)"/>
    <w:basedOn w:val="Standard"/>
    <w:uiPriority w:val="99"/>
    <w:qFormat/>
    <w:rPr>
      <w:rFonts w:ascii="Times New Roman" w:eastAsia="Times New Roman" w:hAnsi="Times New Roman" w:cs="Times New Roman"/>
      <w:szCs w:val="24"/>
    </w:rPr>
  </w:style>
  <w:style w:type="paragraph" w:customStyle="1" w:styleId="Examples">
    <w:name w:val="Examples"/>
    <w:basedOn w:val="Standard"/>
    <w:qFormat/>
    <w:pPr>
      <w:spacing w:before="240" w:after="160"/>
    </w:pPr>
    <w:rPr>
      <w:i/>
      <w:sz w:val="22"/>
      <w:szCs w:val="24"/>
      <w:lang w:val="en-US" w:eastAsia="fr-CH"/>
    </w:rPr>
  </w:style>
  <w:style w:type="paragraph" w:customStyle="1" w:styleId="Textintables">
    <w:name w:val="Text_in_tables"/>
    <w:basedOn w:val="Normal"/>
    <w:qFormat/>
    <w:pPr>
      <w:spacing w:before="120" w:after="120" w:line="240" w:lineRule="auto"/>
    </w:pPr>
    <w:rPr>
      <w:rFonts w:eastAsia="Calibri"/>
    </w:rPr>
  </w:style>
  <w:style w:type="paragraph" w:customStyle="1" w:styleId="TableContents">
    <w:name w:val="Table Contents"/>
    <w:basedOn w:val="Standard"/>
    <w:qFormat/>
    <w:pPr>
      <w:widowControl w:val="0"/>
      <w:suppressLineNumbers/>
    </w:pPr>
  </w:style>
  <w:style w:type="paragraph" w:customStyle="1" w:styleId="TableHeading">
    <w:name w:val="Table Heading"/>
    <w:basedOn w:val="TableContents"/>
    <w:qFormat/>
    <w:pPr>
      <w:jc w:val="center"/>
    </w:pPr>
    <w:rPr>
      <w:b/>
      <w:bCs/>
    </w:rPr>
  </w:style>
  <w:style w:type="paragraph" w:styleId="Revision">
    <w:name w:val="Revision"/>
    <w:uiPriority w:val="99"/>
    <w:semiHidden/>
    <w:qFormat/>
    <w:rsid w:val="00742995"/>
    <w:rPr>
      <w:rFonts w:ascii="Arial" w:eastAsia="Arial" w:hAnsi="Arial" w:cs="Arial"/>
      <w:sz w:val="20"/>
      <w:szCs w:val="20"/>
      <w:lang w:val="en-US" w:eastAsia="fr-FR"/>
    </w:rPr>
  </w:style>
  <w:style w:type="paragraph" w:styleId="CommentText">
    <w:name w:val="annotation text"/>
    <w:basedOn w:val="Normal"/>
    <w:link w:val="CommentTextChar"/>
    <w:uiPriority w:val="99"/>
    <w:semiHidden/>
    <w:unhideWhenUsed/>
    <w:rsid w:val="00742995"/>
    <w:pPr>
      <w:spacing w:line="240" w:lineRule="auto"/>
    </w:pPr>
  </w:style>
  <w:style w:type="paragraph" w:styleId="CommentSubject">
    <w:name w:val="annotation subject"/>
    <w:basedOn w:val="CommentText"/>
    <w:next w:val="CommentText"/>
    <w:link w:val="CommentSubjectChar"/>
    <w:uiPriority w:val="99"/>
    <w:semiHidden/>
    <w:unhideWhenUsed/>
    <w:qFormat/>
    <w:rsid w:val="007429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06344428">
      <w:bodyDiv w:val="1"/>
      <w:marLeft w:val="0"/>
      <w:marRight w:val="0"/>
      <w:marTop w:val="0"/>
      <w:marBottom w:val="0"/>
      <w:divBdr>
        <w:top w:val="none" w:sz="0" w:space="0" w:color="auto"/>
        <w:left w:val="none" w:sz="0" w:space="0" w:color="auto"/>
        <w:bottom w:val="none" w:sz="0" w:space="0" w:color="auto"/>
        <w:right w:val="none" w:sz="0" w:space="0" w:color="auto"/>
      </w:divBdr>
      <w:divsChild>
        <w:div w:id="975259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9178652">
      <w:bodyDiv w:val="1"/>
      <w:marLeft w:val="0"/>
      <w:marRight w:val="0"/>
      <w:marTop w:val="0"/>
      <w:marBottom w:val="0"/>
      <w:divBdr>
        <w:top w:val="none" w:sz="0" w:space="0" w:color="auto"/>
        <w:left w:val="none" w:sz="0" w:space="0" w:color="auto"/>
        <w:bottom w:val="none" w:sz="0" w:space="0" w:color="auto"/>
        <w:right w:val="none" w:sz="0" w:space="0" w:color="auto"/>
      </w:divBdr>
      <w:divsChild>
        <w:div w:id="1902986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dpo@epfl.ch" TargetMode="External"/><Relationship Id="rId13" Type="http://schemas.openxmlformats.org/officeDocument/2006/relationships/comments" Target="comments.xml"/><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yperlink" Target="mailto:researchdata@epfl.ch" TargetMode="External"/><Relationship Id="rId12" Type="http://schemas.openxmlformats.org/officeDocument/2006/relationships/hyperlink" Target="https://orcid.org/0000-0002-4100-2809" TargetMode="External"/><Relationship Id="rId17" Type="http://schemas.openxmlformats.org/officeDocument/2006/relationships/hyperlink" Target="https://success.qualtrics.com/rs/542-FMF-412/images/Qualtrics%20GTC%20DPA%20%28for%20Online%29%20Template%20250523-MJR.pdf?version=0" TargetMode="External"/><Relationship Id="rId25" Type="http://schemas.microsoft.com/office/2011/relationships/people" Target="people.xml"/><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robin.huguenot-noel@fu-berlin.de" TargetMode="External"/><Relationship Id="rId24" Type="http://schemas.openxmlformats.org/officeDocument/2006/relationships/fontTable" Target="fontTable.xml"/><Relationship Id="rId5"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footer" Target="footer3.xml"/><Relationship Id="rId10" Type="http://schemas.openxmlformats.org/officeDocument/2006/relationships/hyperlink" Target="mailto:tto@epfl.ch"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mailto:research@epfl.ch" TargetMode="External"/><Relationship Id="rId14" Type="http://schemas.microsoft.com/office/2011/relationships/commentsExtended" Target="commentsExtended.xml"/><Relationship Id="rId22"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hyperlink" Target="https://go.epfl.ch/rdm"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go.epfl.ch/rdm"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go.epfl.ch/datarepo" TargetMode="External"/><Relationship Id="rId2" Type="http://schemas.openxmlformats.org/officeDocument/2006/relationships/hyperlink" Target="http://www.dpconline.org/docman/digital-preservation-handbook/299-digital-preservation-handbook/file" TargetMode="External"/><Relationship Id="rId1" Type="http://schemas.openxmlformats.org/officeDocument/2006/relationships/hyperlink" Target="https://www.epfl.ch/research/ethic-statement/compliance" TargetMode="External"/><Relationship Id="rId5" Type="http://schemas.openxmlformats.org/officeDocument/2006/relationships/hyperlink" Target="https://gdpr.eu/article-25-data-protection-by-design" TargetMode="External"/><Relationship Id="rId4" Type="http://schemas.openxmlformats.org/officeDocument/2006/relationships/hyperlink" Target="https://www.fedlex.admin.ch/eli/cc/2013/617/en" TargetMode="External"/></Relationships>
</file>

<file path=word/theme/theme1.xml><?xml version="1.0" encoding="utf-8"?>
<a:theme xmlns:a="http://schemas.openxmlformats.org/drawingml/2006/main" name="Thèm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2804</Words>
  <Characters>15983</Characters>
  <Application>Microsoft Office Word</Application>
  <DocSecurity>0</DocSecurity>
  <Lines>133</Lines>
  <Paragraphs>37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18750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Chiara Gabella</dc:creator>
  <dc:description/>
  <cp:lastModifiedBy>Robin Huguenot-Noel</cp:lastModifiedBy>
  <cp:revision>2</cp:revision>
  <dcterms:created xsi:type="dcterms:W3CDTF">2025-07-15T19:40:00Z</dcterms:created>
  <dcterms:modified xsi:type="dcterms:W3CDTF">2025-07-15T19:40:00Z</dcterms:modified>
  <dc:language>en-US</dc:language>
</cp:coreProperties>
</file>