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40B8D" w14:textId="77777777" w:rsidR="00EA3E14" w:rsidRPr="009C64FF" w:rsidRDefault="00EA3E14">
      <w:pPr>
        <w:spacing w:after="0" w:line="240" w:lineRule="auto"/>
        <w:rPr>
          <w:rFonts w:ascii="Arial" w:hAnsi="Arial" w:cs="Arial"/>
          <w:rPrChange w:id="0" w:author="Huguenot-Noel, Robin" w:date="2025-06-24T16:10:00Z" w16du:dateUtc="2025-06-24T14:10:00Z">
            <w:rPr>
              <w:rFonts w:asciiTheme="minorHAnsi" w:hAnsiTheme="minorHAnsi" w:cstheme="minorHAnsi"/>
            </w:rPr>
          </w:rPrChange>
        </w:rPr>
      </w:pPr>
    </w:p>
    <w:p w14:paraId="44EC1CFA" w14:textId="77777777" w:rsidR="00EA3E14" w:rsidRPr="009C64FF" w:rsidRDefault="00000000">
      <w:pPr>
        <w:spacing w:after="0" w:line="240" w:lineRule="auto"/>
        <w:rPr>
          <w:rFonts w:ascii="Arial" w:hAnsi="Arial" w:cs="Arial"/>
          <w:b/>
          <w:color w:val="C00000"/>
          <w:rPrChange w:id="1" w:author="Huguenot-Noel, Robin" w:date="2025-06-24T16:10:00Z" w16du:dateUtc="2025-06-24T14:10:00Z">
            <w:rPr>
              <w:rFonts w:asciiTheme="minorHAnsi" w:hAnsiTheme="minorHAnsi" w:cstheme="minorHAnsi"/>
              <w:b/>
              <w:color w:val="C00000"/>
            </w:rPr>
          </w:rPrChange>
        </w:rPr>
      </w:pPr>
      <w:r w:rsidRPr="009C64FF">
        <w:rPr>
          <w:rFonts w:ascii="Arial" w:hAnsi="Arial" w:cs="Arial"/>
          <w:b/>
          <w:color w:val="C00000"/>
          <w:rPrChange w:id="2" w:author="Huguenot-Noel, Robin" w:date="2025-06-24T16:10:00Z" w16du:dateUtc="2025-06-24T14:10:00Z">
            <w:rPr>
              <w:rFonts w:asciiTheme="minorHAnsi" w:hAnsiTheme="minorHAnsi" w:cstheme="minorHAnsi"/>
              <w:b/>
              <w:color w:val="C00000"/>
            </w:rPr>
          </w:rPrChange>
        </w:rPr>
        <w:t>HREC template for an Information Sheet for research participants</w:t>
      </w:r>
    </w:p>
    <w:p w14:paraId="31208D4B" w14:textId="77777777" w:rsidR="00EA3E14" w:rsidRPr="009C64FF" w:rsidRDefault="00EA3E14">
      <w:pPr>
        <w:pBdr>
          <w:bottom w:val="single" w:sz="6" w:space="1" w:color="000000"/>
        </w:pBdr>
        <w:spacing w:after="0" w:line="240" w:lineRule="auto"/>
        <w:rPr>
          <w:rFonts w:ascii="Arial" w:hAnsi="Arial" w:cs="Arial"/>
          <w:b/>
          <w:color w:val="C00000"/>
          <w:rPrChange w:id="3" w:author="Huguenot-Noel, Robin" w:date="2025-06-24T16:10:00Z" w16du:dateUtc="2025-06-24T14:10:00Z">
            <w:rPr>
              <w:rFonts w:asciiTheme="minorHAnsi" w:hAnsiTheme="minorHAnsi" w:cstheme="minorHAnsi"/>
              <w:b/>
              <w:color w:val="C00000"/>
            </w:rPr>
          </w:rPrChange>
        </w:rPr>
      </w:pPr>
    </w:p>
    <w:p w14:paraId="48D9545B" w14:textId="77777777" w:rsidR="00EA3E14" w:rsidRPr="009C64FF" w:rsidRDefault="00EA3E14">
      <w:pPr>
        <w:spacing w:after="0" w:line="240" w:lineRule="auto"/>
        <w:rPr>
          <w:rFonts w:ascii="Arial" w:hAnsi="Arial" w:cs="Arial"/>
          <w:b/>
          <w:rPrChange w:id="4" w:author="Huguenot-Noel, Robin" w:date="2025-06-24T16:10:00Z" w16du:dateUtc="2025-06-24T14:10:00Z">
            <w:rPr>
              <w:rFonts w:asciiTheme="minorHAnsi" w:hAnsiTheme="minorHAnsi" w:cstheme="minorHAnsi"/>
              <w:b/>
            </w:rPr>
          </w:rPrChange>
        </w:rPr>
      </w:pPr>
    </w:p>
    <w:p w14:paraId="5486064B" w14:textId="77777777" w:rsidR="00EA3E14" w:rsidRPr="009C64FF" w:rsidRDefault="00000000">
      <w:pPr>
        <w:spacing w:after="0" w:line="240" w:lineRule="auto"/>
        <w:rPr>
          <w:rFonts w:ascii="Arial" w:hAnsi="Arial" w:cs="Arial"/>
          <w:i/>
          <w:rPrChange w:id="5" w:author="Huguenot-Noel, Robin" w:date="2025-06-24T16:10:00Z" w16du:dateUtc="2025-06-24T14:10:00Z">
            <w:rPr>
              <w:rFonts w:asciiTheme="minorHAnsi" w:hAnsiTheme="minorHAnsi" w:cstheme="minorHAnsi"/>
              <w:i/>
            </w:rPr>
          </w:rPrChange>
        </w:rPr>
      </w:pPr>
      <w:r w:rsidRPr="009C64FF">
        <w:rPr>
          <w:rFonts w:ascii="Arial" w:hAnsi="Arial" w:cs="Arial"/>
          <w:i/>
          <w:rPrChange w:id="6" w:author="Huguenot-Noel, Robin" w:date="2025-06-24T16:10:00Z" w16du:dateUtc="2025-06-24T14:10:00Z">
            <w:rPr>
              <w:rFonts w:asciiTheme="minorHAnsi" w:hAnsiTheme="minorHAnsi" w:cstheme="minorHAnsi"/>
              <w:i/>
            </w:rPr>
          </w:rPrChange>
        </w:rPr>
        <w:t>(Please note that the final version of this form must contain the EPFL logo and the PI/lab header/footer).</w:t>
      </w:r>
    </w:p>
    <w:p w14:paraId="34AC3FEB" w14:textId="77777777" w:rsidR="00EA3E14" w:rsidRPr="009C64FF" w:rsidRDefault="00EA3E14">
      <w:pPr>
        <w:spacing w:after="0" w:line="240" w:lineRule="auto"/>
        <w:rPr>
          <w:rFonts w:ascii="Arial" w:hAnsi="Arial" w:cs="Arial"/>
          <w:rPrChange w:id="7" w:author="Huguenot-Noel, Robin" w:date="2025-06-24T16:10:00Z" w16du:dateUtc="2025-06-24T14:10:00Z">
            <w:rPr>
              <w:rFonts w:asciiTheme="minorHAnsi" w:hAnsiTheme="minorHAnsi" w:cstheme="minorHAnsi"/>
            </w:rPr>
          </w:rPrChange>
        </w:rPr>
      </w:pPr>
    </w:p>
    <w:p w14:paraId="4F1CD796" w14:textId="77777777" w:rsidR="00EA3E14" w:rsidRPr="009C64FF" w:rsidRDefault="00000000">
      <w:pPr>
        <w:spacing w:after="0" w:line="240" w:lineRule="auto"/>
        <w:rPr>
          <w:rFonts w:ascii="Arial" w:hAnsi="Arial" w:cs="Arial"/>
          <w:b/>
          <w:rPrChange w:id="8" w:author="Huguenot-Noel, Robin" w:date="2025-06-24T16:10:00Z" w16du:dateUtc="2025-06-24T14:10:00Z">
            <w:rPr>
              <w:rFonts w:asciiTheme="minorHAnsi" w:hAnsiTheme="minorHAnsi" w:cstheme="minorHAnsi"/>
              <w:b/>
            </w:rPr>
          </w:rPrChange>
        </w:rPr>
      </w:pPr>
      <w:r w:rsidRPr="009C64FF">
        <w:rPr>
          <w:rFonts w:ascii="Arial" w:hAnsi="Arial" w:cs="Arial"/>
          <w:b/>
          <w:rPrChange w:id="9" w:author="Huguenot-Noel, Robin" w:date="2025-06-24T16:10:00Z" w16du:dateUtc="2025-06-24T14:10:00Z">
            <w:rPr>
              <w:rFonts w:asciiTheme="minorHAnsi" w:hAnsiTheme="minorHAnsi" w:cstheme="minorHAnsi"/>
              <w:b/>
            </w:rPr>
          </w:rPrChange>
        </w:rPr>
        <w:t xml:space="preserve">INFORMATION SHEET FOR RESEARCH PARTICIPANTS </w:t>
      </w:r>
    </w:p>
    <w:p w14:paraId="20877EB2" w14:textId="77777777" w:rsidR="00EA3E14" w:rsidRPr="009C64FF" w:rsidRDefault="00EA3E14">
      <w:pPr>
        <w:spacing w:after="0" w:line="240" w:lineRule="auto"/>
        <w:rPr>
          <w:rFonts w:ascii="Arial" w:hAnsi="Arial" w:cs="Arial"/>
          <w:b/>
          <w:rPrChange w:id="10" w:author="Huguenot-Noel, Robin" w:date="2025-06-24T16:10:00Z" w16du:dateUtc="2025-06-24T14:10:00Z">
            <w:rPr>
              <w:rFonts w:asciiTheme="minorHAnsi" w:hAnsiTheme="minorHAnsi" w:cstheme="minorHAnsi"/>
              <w:b/>
            </w:rPr>
          </w:rPrChange>
        </w:rPr>
      </w:pPr>
    </w:p>
    <w:p w14:paraId="0914270B" w14:textId="77777777" w:rsidR="00EA3E14" w:rsidRPr="009C64FF" w:rsidRDefault="00000000">
      <w:pPr>
        <w:spacing w:after="0" w:line="240" w:lineRule="auto"/>
        <w:jc w:val="center"/>
        <w:rPr>
          <w:rFonts w:ascii="Arial" w:eastAsia="MS Gothic" w:hAnsi="Arial" w:cs="Arial"/>
          <w:i/>
          <w:iCs/>
        </w:rPr>
      </w:pPr>
      <w:r w:rsidRPr="009C64FF">
        <w:rPr>
          <w:rFonts w:ascii="Arial" w:eastAsia="MS Gothic" w:hAnsi="Arial" w:cs="Arial"/>
          <w:i/>
          <w:iCs/>
        </w:rPr>
        <w:t>The information sheet is embedded in the online survey as the first element shown to the respondent.</w:t>
      </w:r>
    </w:p>
    <w:p w14:paraId="652A8332" w14:textId="77777777" w:rsidR="00EA3E14" w:rsidRPr="009C64FF" w:rsidRDefault="00EA3E14">
      <w:pPr>
        <w:spacing w:after="0" w:line="240" w:lineRule="auto"/>
        <w:rPr>
          <w:rFonts w:ascii="Arial" w:hAnsi="Arial" w:cs="Arial"/>
          <w:b/>
          <w:rPrChange w:id="11" w:author="Huguenot-Noel, Robin" w:date="2025-06-24T16:10:00Z" w16du:dateUtc="2025-06-24T14:10:00Z">
            <w:rPr>
              <w:rFonts w:asciiTheme="minorHAnsi" w:hAnsiTheme="minorHAnsi" w:cstheme="minorHAnsi"/>
              <w:b/>
            </w:rPr>
          </w:rPrChange>
        </w:rPr>
      </w:pPr>
    </w:p>
    <w:tbl>
      <w:tblPr>
        <w:tblStyle w:val="TableGrid"/>
        <w:tblW w:w="9288" w:type="dxa"/>
        <w:tblLayout w:type="fixed"/>
        <w:tblLook w:val="04A0" w:firstRow="1" w:lastRow="0" w:firstColumn="1" w:lastColumn="0" w:noHBand="0" w:noVBand="1"/>
      </w:tblPr>
      <w:tblGrid>
        <w:gridCol w:w="9288"/>
      </w:tblGrid>
      <w:tr w:rsidR="00EA3E14" w:rsidRPr="009C64FF" w14:paraId="1848C8FC" w14:textId="77777777">
        <w:tc>
          <w:tcPr>
            <w:tcW w:w="9288" w:type="dxa"/>
          </w:tcPr>
          <w:p w14:paraId="2AF809D4" w14:textId="77777777" w:rsidR="00EA3E14" w:rsidRPr="009C64FF" w:rsidRDefault="00000000">
            <w:pPr>
              <w:spacing w:after="0" w:line="240" w:lineRule="auto"/>
              <w:rPr>
                <w:rFonts w:ascii="Arial" w:hAnsi="Arial" w:cs="Arial"/>
                <w:b/>
                <w:smallCaps/>
                <w:rPrChange w:id="12" w:author="Huguenot-Noel, Robin" w:date="2025-06-24T16:10:00Z" w16du:dateUtc="2025-06-24T14:10:00Z">
                  <w:rPr>
                    <w:rFonts w:asciiTheme="minorHAnsi" w:hAnsiTheme="minorHAnsi" w:cstheme="minorHAnsi"/>
                    <w:b/>
                    <w:smallCaps/>
                  </w:rPr>
                </w:rPrChange>
              </w:rPr>
            </w:pPr>
            <w:r w:rsidRPr="009C64FF">
              <w:rPr>
                <w:rFonts w:ascii="Arial" w:hAnsi="Arial" w:cs="Arial"/>
                <w:b/>
                <w:smallCaps/>
                <w:rPrChange w:id="13" w:author="Huguenot-Noel, Robin" w:date="2025-06-24T16:10:00Z" w16du:dateUtc="2025-06-24T14:10:00Z">
                  <w:rPr>
                    <w:rFonts w:asciiTheme="minorHAnsi" w:hAnsiTheme="minorHAnsi" w:cstheme="minorHAnsi"/>
                    <w:b/>
                    <w:smallCaps/>
                  </w:rPr>
                </w:rPrChange>
              </w:rPr>
              <w:t>Information sheet for research participants</w:t>
            </w:r>
          </w:p>
          <w:p w14:paraId="089DDCBD" w14:textId="77777777" w:rsidR="00EA3E14" w:rsidRPr="009C64FF" w:rsidRDefault="00EA3E14">
            <w:pPr>
              <w:spacing w:after="0" w:line="240" w:lineRule="auto"/>
              <w:rPr>
                <w:rFonts w:ascii="Arial" w:eastAsia="MS Gothic" w:hAnsi="Arial" w:cs="Arial"/>
              </w:rPr>
            </w:pPr>
          </w:p>
          <w:p w14:paraId="2B2A0685" w14:textId="24177A33" w:rsidR="00EA3E14" w:rsidRPr="009C64FF" w:rsidRDefault="00000000">
            <w:pPr>
              <w:spacing w:after="0" w:line="240" w:lineRule="auto"/>
              <w:rPr>
                <w:rFonts w:ascii="Arial" w:eastAsia="MS Gothic" w:hAnsi="Arial" w:cs="Arial"/>
              </w:rPr>
            </w:pPr>
            <w:r w:rsidRPr="009C64FF">
              <w:rPr>
                <w:rFonts w:ascii="Arial" w:eastAsia="MS Gothic" w:hAnsi="Arial" w:cs="Arial"/>
                <w:b/>
                <w:bCs/>
              </w:rPr>
              <w:t>Name of the project:</w:t>
            </w:r>
            <w:r w:rsidRPr="009C64FF">
              <w:rPr>
                <w:rFonts w:ascii="Arial" w:eastAsia="MS Gothic" w:hAnsi="Arial" w:cs="Arial"/>
              </w:rPr>
              <w:t xml:space="preserve"> </w:t>
            </w:r>
            <w:ins w:id="14" w:author="Huguenot-Noel, Robin" w:date="2025-06-24T15:51:00Z" w16du:dateUtc="2025-06-24T13:51:00Z">
              <w:r w:rsidR="00B57791" w:rsidRPr="009C64FF">
                <w:rPr>
                  <w:rFonts w:ascii="Arial" w:eastAsia="MS Gothic" w:hAnsi="Arial" w:cs="Arial"/>
                </w:rPr>
                <w:t>Climate Policy and Just Transition: A Comparative Study of Worker Support</w:t>
              </w:r>
            </w:ins>
            <w:del w:id="15" w:author="Huguenot-Noel, Robin" w:date="2025-06-24T15:51:00Z" w16du:dateUtc="2025-06-24T13:51:00Z">
              <w:r w:rsidRPr="009C64FF" w:rsidDel="00B57791">
                <w:rPr>
                  <w:rFonts w:ascii="Arial" w:eastAsia="MS Gothic" w:hAnsi="Arial" w:cs="Arial"/>
                </w:rPr>
                <w:delText>Realigning climate-forcing players? Power Resources Mobilisation pathways in the Just Transition.</w:delText>
              </w:r>
            </w:del>
          </w:p>
          <w:p w14:paraId="0648D737" w14:textId="77777777" w:rsidR="00EA3E14" w:rsidRPr="009C64FF" w:rsidRDefault="00EA3E14">
            <w:pPr>
              <w:spacing w:after="0" w:line="240" w:lineRule="auto"/>
              <w:rPr>
                <w:rFonts w:ascii="Arial" w:eastAsia="MS Gothic" w:hAnsi="Arial" w:cs="Arial"/>
              </w:rPr>
            </w:pPr>
          </w:p>
          <w:p w14:paraId="3375039E" w14:textId="77777777" w:rsidR="00EA3E14" w:rsidRPr="009C64FF" w:rsidRDefault="00000000">
            <w:pPr>
              <w:spacing w:after="0" w:line="240" w:lineRule="auto"/>
              <w:rPr>
                <w:rFonts w:ascii="Arial" w:hAnsi="Arial" w:cs="Arial"/>
                <w:rPrChange w:id="16" w:author="Huguenot-Noel, Robin" w:date="2025-06-24T16:10:00Z" w16du:dateUtc="2025-06-24T14:10:00Z">
                  <w:rPr/>
                </w:rPrChange>
              </w:rPr>
            </w:pPr>
            <w:r w:rsidRPr="009C64FF">
              <w:rPr>
                <w:rFonts w:ascii="Arial" w:eastAsia="MS Gothic" w:hAnsi="Arial" w:cs="Arial"/>
              </w:rPr>
              <w:t>This research project has been approved by the EPFL Human Research Ethics Committee (HREC No.......).</w:t>
            </w:r>
          </w:p>
          <w:p w14:paraId="2B188570" w14:textId="77777777" w:rsidR="00EA3E14" w:rsidRPr="009C64FF" w:rsidRDefault="00EA3E14">
            <w:pPr>
              <w:spacing w:after="0" w:line="240" w:lineRule="auto"/>
              <w:rPr>
                <w:rFonts w:ascii="Arial" w:hAnsi="Arial" w:cs="Arial"/>
                <w:rPrChange w:id="17" w:author="Huguenot-Noel, Robin" w:date="2025-06-24T16:10:00Z" w16du:dateUtc="2025-06-24T14:10:00Z">
                  <w:rPr>
                    <w:rFonts w:asciiTheme="minorHAnsi" w:hAnsiTheme="minorHAnsi" w:cstheme="minorHAnsi"/>
                  </w:rPr>
                </w:rPrChange>
              </w:rPr>
            </w:pPr>
          </w:p>
          <w:p w14:paraId="66C3E6A3" w14:textId="77777777" w:rsidR="00EA3E14" w:rsidRPr="009C64FF" w:rsidRDefault="00000000">
            <w:pPr>
              <w:spacing w:after="0" w:line="240" w:lineRule="auto"/>
              <w:rPr>
                <w:rFonts w:ascii="Arial" w:hAnsi="Arial" w:cs="Arial"/>
                <w:rPrChange w:id="18" w:author="Huguenot-Noel, Robin" w:date="2025-06-24T16:10:00Z" w16du:dateUtc="2025-06-24T14:10:00Z">
                  <w:rPr/>
                </w:rPrChange>
              </w:rPr>
            </w:pPr>
            <w:r w:rsidRPr="009C64FF">
              <w:rPr>
                <w:rStyle w:val="Strong"/>
                <w:rFonts w:ascii="Arial" w:eastAsia="MS Gothic" w:hAnsi="Arial" w:cs="Arial"/>
                <w:u w:val="single"/>
              </w:rPr>
              <w:t>1</w:t>
            </w:r>
            <w:r w:rsidRPr="009C64FF">
              <w:rPr>
                <w:rStyle w:val="Strong"/>
                <w:rFonts w:ascii="Arial" w:eastAsia="MS Gothic" w:hAnsi="Arial" w:cs="Arial"/>
                <w:u w:val="single"/>
                <w:rPrChange w:id="19" w:author="Huguenot-Noel, Robin" w:date="2025-06-24T16:10:00Z" w16du:dateUtc="2025-06-24T14:10:00Z">
                  <w:rPr>
                    <w:rStyle w:val="Strong"/>
                    <w:rFonts w:asciiTheme="minorHAnsi" w:eastAsia="MS Gothic" w:hAnsiTheme="minorHAnsi" w:cstheme="minorHAnsi"/>
                    <w:u w:val="single"/>
                  </w:rPr>
                </w:rPrChange>
              </w:rPr>
              <w:t xml:space="preserve">. </w:t>
            </w:r>
            <w:r w:rsidRPr="009C64FF">
              <w:rPr>
                <w:rStyle w:val="Strong"/>
                <w:rFonts w:ascii="Arial" w:eastAsia="MS Gothic" w:hAnsi="Arial" w:cs="Arial"/>
                <w:u w:val="single"/>
              </w:rPr>
              <w:t>General Information and objectives</w:t>
            </w:r>
          </w:p>
          <w:p w14:paraId="0473E9F6" w14:textId="0D37C391" w:rsidR="00EA3E14" w:rsidRPr="009C64FF" w:rsidRDefault="00000000">
            <w:pPr>
              <w:spacing w:after="0" w:line="240" w:lineRule="auto"/>
              <w:rPr>
                <w:rFonts w:ascii="Arial" w:eastAsia="MS Gothic" w:hAnsi="Arial" w:cs="Arial"/>
                <w:b/>
                <w:bCs/>
              </w:rPr>
            </w:pPr>
            <w:r w:rsidRPr="009C64FF">
              <w:rPr>
                <w:rFonts w:ascii="Arial" w:eastAsia="MS Gothic" w:hAnsi="Arial" w:cs="Arial"/>
              </w:rPr>
              <w:t>You are invited to take part in a research project that looks at your opinion regarding public policies aiming at mitigating climate change and decarbonizing key sectors of the economy. We also want to understand how support policies for affected workers</w:t>
            </w:r>
            <w:ins w:id="20" w:author="Huguenot-Noel, Robin" w:date="2025-06-24T15:57:00Z" w16du:dateUtc="2025-06-24T13:57:00Z">
              <w:r w:rsidR="00B57791" w:rsidRPr="009C64FF">
                <w:rPr>
                  <w:rFonts w:ascii="Arial" w:eastAsia="MS Gothic" w:hAnsi="Arial" w:cs="Arial"/>
                </w:rPr>
                <w:t xml:space="preserve"> (</w:t>
              </w:r>
            </w:ins>
            <w:del w:id="21" w:author="Huguenot-Noel, Robin" w:date="2025-06-24T15:57:00Z" w16du:dateUtc="2025-06-24T13:57:00Z">
              <w:r w:rsidRPr="009C64FF" w:rsidDel="00B57791">
                <w:rPr>
                  <w:rFonts w:ascii="Arial" w:eastAsia="MS Gothic" w:hAnsi="Arial" w:cs="Arial"/>
                </w:rPr>
                <w:delText>—</w:delText>
              </w:r>
            </w:del>
            <w:r w:rsidRPr="009C64FF">
              <w:rPr>
                <w:rFonts w:ascii="Arial" w:eastAsia="MS Gothic" w:hAnsi="Arial" w:cs="Arial"/>
              </w:rPr>
              <w:t>like financial aid or training</w:t>
            </w:r>
            <w:ins w:id="22" w:author="Huguenot-Noel, Robin" w:date="2025-06-24T15:57:00Z" w16du:dateUtc="2025-06-24T13:57:00Z">
              <w:r w:rsidR="00B57791" w:rsidRPr="009C64FF">
                <w:rPr>
                  <w:rFonts w:ascii="Arial" w:eastAsia="MS Gothic" w:hAnsi="Arial" w:cs="Arial"/>
                </w:rPr>
                <w:t xml:space="preserve">) </w:t>
              </w:r>
            </w:ins>
            <w:del w:id="23" w:author="Huguenot-Noel, Robin" w:date="2025-06-24T15:57:00Z" w16du:dateUtc="2025-06-24T13:57:00Z">
              <w:r w:rsidRPr="009C64FF" w:rsidDel="00B57791">
                <w:rPr>
                  <w:rFonts w:ascii="Arial" w:eastAsia="MS Gothic" w:hAnsi="Arial" w:cs="Arial"/>
                </w:rPr>
                <w:delText>—</w:delText>
              </w:r>
            </w:del>
            <w:r w:rsidRPr="009C64FF">
              <w:rPr>
                <w:rFonts w:ascii="Arial" w:eastAsia="MS Gothic" w:hAnsi="Arial" w:cs="Arial"/>
              </w:rPr>
              <w:t xml:space="preserve">are viewed by those most impacted. Your answers will help us learn how these transitions can better protect jobs, communities, and democracy. This survey is run in </w:t>
            </w:r>
            <w:ins w:id="24" w:author="Huguenot-Noel, Robin" w:date="2025-06-24T15:57:00Z" w16du:dateUtc="2025-06-24T13:57:00Z">
              <w:r w:rsidR="00B57791" w:rsidRPr="009C64FF">
                <w:rPr>
                  <w:rFonts w:ascii="Arial" w:eastAsia="MS Gothic" w:hAnsi="Arial" w:cs="Arial"/>
                </w:rPr>
                <w:t>several European countries</w:t>
              </w:r>
            </w:ins>
            <w:ins w:id="25" w:author="Huguenot-Noel, Robin" w:date="2025-06-24T15:58:00Z" w16du:dateUtc="2025-06-24T13:58:00Z">
              <w:r w:rsidR="00B57791" w:rsidRPr="009C64FF">
                <w:rPr>
                  <w:rFonts w:ascii="Arial" w:eastAsia="MS Gothic" w:hAnsi="Arial" w:cs="Arial"/>
                </w:rPr>
                <w:t xml:space="preserve"> [</w:t>
              </w:r>
            </w:ins>
            <w:ins w:id="26" w:author="Huguenot-Noel, Robin" w:date="2025-06-24T15:57:00Z" w16du:dateUtc="2025-06-24T13:57:00Z">
              <w:r w:rsidR="00B57791" w:rsidRPr="009C64FF">
                <w:rPr>
                  <w:rFonts w:ascii="Arial" w:eastAsia="MS Gothic" w:hAnsi="Arial" w:cs="Arial"/>
                  <w:highlight w:val="yellow"/>
                  <w:rPrChange w:id="27" w:author="Huguenot-Noel, Robin" w:date="2025-06-24T16:10:00Z" w16du:dateUtc="2025-06-24T14:10:00Z">
                    <w:rPr>
                      <w:rFonts w:ascii="Arial" w:eastAsia="MS Gothic" w:hAnsi="Arial" w:cs="Arial"/>
                    </w:rPr>
                  </w:rPrChange>
                </w:rPr>
                <w:t xml:space="preserve">optional: including </w:t>
              </w:r>
            </w:ins>
            <w:del w:id="28" w:author="Huguenot-Noel, Robin" w:date="2025-06-24T15:57:00Z" w16du:dateUtc="2025-06-24T13:57:00Z">
              <w:r w:rsidRPr="009C64FF" w:rsidDel="00B57791">
                <w:rPr>
                  <w:rFonts w:ascii="Arial" w:eastAsia="MS Gothic" w:hAnsi="Arial" w:cs="Arial"/>
                  <w:highlight w:val="yellow"/>
                  <w:rPrChange w:id="29" w:author="Huguenot-Noel, Robin" w:date="2025-06-24T16:10:00Z" w16du:dateUtc="2025-06-24T14:10:00Z">
                    <w:rPr>
                      <w:rFonts w:ascii="Arial" w:eastAsia="MS Gothic" w:hAnsi="Arial" w:cs="Arial"/>
                    </w:rPr>
                  </w:rPrChange>
                </w:rPr>
                <w:delText xml:space="preserve">the following countries: </w:delText>
              </w:r>
            </w:del>
            <w:r w:rsidRPr="009C64FF">
              <w:rPr>
                <w:rFonts w:ascii="Arial" w:eastAsia="MS Gothic" w:hAnsi="Arial" w:cs="Arial"/>
                <w:highlight w:val="yellow"/>
                <w:rPrChange w:id="30" w:author="Huguenot-Noel, Robin" w:date="2025-06-24T16:10:00Z" w16du:dateUtc="2025-06-24T14:10:00Z">
                  <w:rPr>
                    <w:rFonts w:ascii="Arial" w:eastAsia="MS Gothic" w:hAnsi="Arial" w:cs="Arial"/>
                  </w:rPr>
                </w:rPrChange>
              </w:rPr>
              <w:t>France, Germany, Italy, Poland, and Spain</w:t>
            </w:r>
            <w:ins w:id="31" w:author="Huguenot-Noel, Robin" w:date="2025-06-24T15:58:00Z" w16du:dateUtc="2025-06-24T13:58:00Z">
              <w:r w:rsidR="00587F21" w:rsidRPr="009C64FF">
                <w:rPr>
                  <w:rFonts w:ascii="Arial" w:eastAsia="MS Gothic" w:hAnsi="Arial" w:cs="Arial"/>
                </w:rPr>
                <w:t>].</w:t>
              </w:r>
            </w:ins>
            <w:del w:id="32" w:author="Huguenot-Noel, Robin" w:date="2025-06-24T15:57:00Z" w16du:dateUtc="2025-06-24T13:57:00Z">
              <w:r w:rsidRPr="009C64FF" w:rsidDel="00B57791">
                <w:rPr>
                  <w:rFonts w:ascii="Arial" w:eastAsia="MS Gothic" w:hAnsi="Arial" w:cs="Arial"/>
                </w:rPr>
                <w:delText>.</w:delText>
              </w:r>
            </w:del>
            <w:r w:rsidRPr="009C64FF">
              <w:rPr>
                <w:rFonts w:ascii="Arial" w:eastAsia="MS Gothic" w:hAnsi="Arial" w:cs="Arial"/>
              </w:rPr>
              <w:t xml:space="preserve"> The research is led by Rens </w:t>
            </w:r>
            <w:proofErr w:type="spellStart"/>
            <w:r w:rsidRPr="009C64FF">
              <w:rPr>
                <w:rFonts w:ascii="Arial" w:eastAsia="MS Gothic" w:hAnsi="Arial" w:cs="Arial"/>
              </w:rPr>
              <w:t>Chazottes</w:t>
            </w:r>
            <w:proofErr w:type="spellEnd"/>
            <w:r w:rsidRPr="009C64FF">
              <w:rPr>
                <w:rFonts w:ascii="Arial" w:eastAsia="MS Gothic" w:hAnsi="Arial" w:cs="Arial"/>
              </w:rPr>
              <w:t xml:space="preserve"> at EPFL and Robin Huguenot-Noël at </w:t>
            </w:r>
            <w:ins w:id="33" w:author="Huguenot-Noel, Robin" w:date="2025-06-24T15:58:00Z" w16du:dateUtc="2025-06-24T13:58:00Z">
              <w:r w:rsidR="00587F21" w:rsidRPr="009C64FF">
                <w:rPr>
                  <w:rFonts w:ascii="Arial" w:eastAsia="MS Gothic" w:hAnsi="Arial" w:cs="Arial"/>
                </w:rPr>
                <w:t xml:space="preserve">the Freie Universität </w:t>
              </w:r>
            </w:ins>
            <w:r w:rsidRPr="009C64FF">
              <w:rPr>
                <w:rFonts w:ascii="Arial" w:eastAsia="MS Gothic" w:hAnsi="Arial" w:cs="Arial"/>
              </w:rPr>
              <w:t>Berli</w:t>
            </w:r>
            <w:ins w:id="34" w:author="Huguenot-Noel, Robin" w:date="2025-06-24T15:58:00Z" w16du:dateUtc="2025-06-24T13:58:00Z">
              <w:r w:rsidR="00587F21" w:rsidRPr="009C64FF">
                <w:rPr>
                  <w:rFonts w:ascii="Arial" w:eastAsia="MS Gothic" w:hAnsi="Arial" w:cs="Arial"/>
                </w:rPr>
                <w:t>n</w:t>
              </w:r>
            </w:ins>
            <w:del w:id="35" w:author="Huguenot-Noel, Robin" w:date="2025-06-24T15:58:00Z" w16du:dateUtc="2025-06-24T13:58:00Z">
              <w:r w:rsidRPr="009C64FF" w:rsidDel="00587F21">
                <w:rPr>
                  <w:rFonts w:ascii="Arial" w:eastAsia="MS Gothic" w:hAnsi="Arial" w:cs="Arial"/>
                </w:rPr>
                <w:delText>n University</w:delText>
              </w:r>
            </w:del>
            <w:r w:rsidRPr="009C64FF">
              <w:rPr>
                <w:rFonts w:ascii="Arial" w:eastAsia="MS Gothic" w:hAnsi="Arial" w:cs="Arial"/>
              </w:rPr>
              <w:t xml:space="preserve">. </w:t>
            </w:r>
            <w:r w:rsidRPr="009C64FF">
              <w:rPr>
                <w:rFonts w:ascii="Arial" w:eastAsia="MS Gothic" w:hAnsi="Arial" w:cs="Arial"/>
                <w:b/>
                <w:bCs/>
              </w:rPr>
              <w:t>We will never share your survey responses with your employer, colleagues, or any union representatives</w:t>
            </w:r>
            <w:ins w:id="36" w:author="Huguenot-Noel, Robin" w:date="2025-06-24T15:58:00Z" w16du:dateUtc="2025-06-24T13:58:00Z">
              <w:r w:rsidR="00587F21" w:rsidRPr="009C64FF">
                <w:rPr>
                  <w:rFonts w:ascii="Arial" w:eastAsia="MS Gothic" w:hAnsi="Arial" w:cs="Arial"/>
                  <w:b/>
                  <w:bCs/>
                </w:rPr>
                <w:t xml:space="preserve">; </w:t>
              </w:r>
            </w:ins>
            <w:del w:id="37" w:author="Huguenot-Noel, Robin" w:date="2025-06-24T15:58:00Z" w16du:dateUtc="2025-06-24T13:58:00Z">
              <w:r w:rsidRPr="009C64FF" w:rsidDel="00587F21">
                <w:rPr>
                  <w:rFonts w:ascii="Arial" w:eastAsia="MS Gothic" w:hAnsi="Arial" w:cs="Arial"/>
                  <w:b/>
                  <w:bCs/>
                </w:rPr>
                <w:delText>—</w:delText>
              </w:r>
            </w:del>
            <w:r w:rsidRPr="009C64FF">
              <w:rPr>
                <w:rFonts w:ascii="Arial" w:eastAsia="MS Gothic" w:hAnsi="Arial" w:cs="Arial"/>
                <w:b/>
                <w:bCs/>
              </w:rPr>
              <w:t>your answers are completely confidential.</w:t>
            </w:r>
          </w:p>
          <w:p w14:paraId="728BD80E" w14:textId="77777777" w:rsidR="00B57791" w:rsidRPr="009C64FF" w:rsidRDefault="00B57791">
            <w:pPr>
              <w:spacing w:after="0" w:line="240" w:lineRule="auto"/>
              <w:rPr>
                <w:rFonts w:ascii="Arial" w:eastAsia="MS Gothic" w:hAnsi="Arial" w:cs="Arial"/>
              </w:rPr>
            </w:pPr>
          </w:p>
          <w:p w14:paraId="6DE347AC" w14:textId="77777777" w:rsidR="00EA3E14" w:rsidRPr="009C64FF" w:rsidRDefault="00000000">
            <w:pPr>
              <w:spacing w:after="0" w:line="240" w:lineRule="auto"/>
              <w:rPr>
                <w:rFonts w:ascii="Arial" w:hAnsi="Arial" w:cs="Arial"/>
                <w:rPrChange w:id="38" w:author="Huguenot-Noel, Robin" w:date="2025-06-24T16:10:00Z" w16du:dateUtc="2025-06-24T14:10:00Z">
                  <w:rPr/>
                </w:rPrChange>
              </w:rPr>
            </w:pPr>
            <w:r w:rsidRPr="009C64FF">
              <w:rPr>
                <w:rStyle w:val="Strong"/>
                <w:rFonts w:ascii="Arial" w:eastAsia="MS Gothic" w:hAnsi="Arial" w:cs="Arial"/>
                <w:u w:val="single"/>
              </w:rPr>
              <w:t>2. Selection of Potential Participants</w:t>
            </w:r>
          </w:p>
          <w:p w14:paraId="4341925C" w14:textId="77777777" w:rsidR="00EA3E14" w:rsidRPr="009C64FF" w:rsidRDefault="00000000">
            <w:pPr>
              <w:spacing w:after="0" w:line="240" w:lineRule="auto"/>
              <w:rPr>
                <w:rFonts w:ascii="Arial" w:eastAsia="MS Gothic" w:hAnsi="Arial" w:cs="Arial"/>
              </w:rPr>
            </w:pPr>
            <w:r w:rsidRPr="009C64FF">
              <w:rPr>
                <w:rFonts w:ascii="Arial" w:eastAsia="MS Gothic" w:hAnsi="Arial" w:cs="Arial"/>
              </w:rPr>
              <w:t>You have been invited because you work in a sector that may be affected by climate transition policies—such as manufacturing, the automobile industry, chemicals, or aviation. Participation is open to all workers currently employed in these industries, regardless of job type or union membership. We are carrying out this project in accordance with EU regulation and Swiss law and ethical research standards.</w:t>
            </w:r>
          </w:p>
          <w:p w14:paraId="034F587B" w14:textId="77777777" w:rsidR="00B57791" w:rsidRPr="009C64FF" w:rsidRDefault="00B57791">
            <w:pPr>
              <w:spacing w:after="0" w:line="240" w:lineRule="auto"/>
              <w:rPr>
                <w:rFonts w:ascii="Arial" w:eastAsia="MS Gothic" w:hAnsi="Arial" w:cs="Arial"/>
              </w:rPr>
            </w:pPr>
          </w:p>
          <w:p w14:paraId="4598BD72" w14:textId="77777777" w:rsidR="00EA3E14" w:rsidRPr="009C64FF" w:rsidRDefault="00000000">
            <w:pPr>
              <w:spacing w:after="0" w:line="240" w:lineRule="auto"/>
              <w:rPr>
                <w:rFonts w:ascii="Arial" w:hAnsi="Arial" w:cs="Arial"/>
                <w:rPrChange w:id="39" w:author="Huguenot-Noel, Robin" w:date="2025-06-24T16:10:00Z" w16du:dateUtc="2025-06-24T14:10:00Z">
                  <w:rPr/>
                </w:rPrChange>
              </w:rPr>
            </w:pPr>
            <w:r w:rsidRPr="009C64FF">
              <w:rPr>
                <w:rStyle w:val="Strong"/>
                <w:rFonts w:ascii="Arial" w:eastAsia="MS Gothic" w:hAnsi="Arial" w:cs="Arial"/>
                <w:u w:val="single"/>
              </w:rPr>
              <w:t>3. Procedure for Participants</w:t>
            </w:r>
          </w:p>
          <w:p w14:paraId="0FA89915" w14:textId="77777777" w:rsidR="00EA3E14" w:rsidRPr="009C64FF" w:rsidRDefault="00000000">
            <w:pPr>
              <w:spacing w:after="0" w:line="240" w:lineRule="auto"/>
              <w:rPr>
                <w:rFonts w:ascii="Arial" w:eastAsia="MS Gothic" w:hAnsi="Arial" w:cs="Arial"/>
              </w:rPr>
            </w:pPr>
            <w:r w:rsidRPr="009C64FF">
              <w:rPr>
                <w:rFonts w:ascii="Arial" w:eastAsia="MS Gothic" w:hAnsi="Arial" w:cs="Arial"/>
              </w:rPr>
              <w:t>If you choose to take part, you will be asked to complete an online questionnaire. It includes questions about your preferences between different policy proposals and how you feel about support measures, unions, and political views. The survey also asks a few general questions about your background (e.g., age group, job type, education).</w:t>
            </w:r>
          </w:p>
          <w:p w14:paraId="520565DD" w14:textId="77777777" w:rsidR="00EA3E14" w:rsidRPr="009C64FF" w:rsidRDefault="00000000">
            <w:pPr>
              <w:numPr>
                <w:ilvl w:val="0"/>
                <w:numId w:val="2"/>
              </w:numPr>
              <w:tabs>
                <w:tab w:val="clear" w:pos="709"/>
                <w:tab w:val="left" w:pos="0"/>
              </w:tabs>
              <w:spacing w:after="0" w:line="240" w:lineRule="auto"/>
              <w:rPr>
                <w:rFonts w:ascii="Arial" w:hAnsi="Arial" w:cs="Arial"/>
                <w:rPrChange w:id="40" w:author="Huguenot-Noel, Robin" w:date="2025-06-24T16:10:00Z" w16du:dateUtc="2025-06-24T14:10:00Z">
                  <w:rPr/>
                </w:rPrChange>
              </w:rPr>
            </w:pPr>
            <w:r w:rsidRPr="009C64FF">
              <w:rPr>
                <w:rStyle w:val="Strong"/>
                <w:rFonts w:ascii="Arial" w:eastAsia="MS Gothic" w:hAnsi="Arial" w:cs="Arial"/>
              </w:rPr>
              <w:t>Location:</w:t>
            </w:r>
            <w:r w:rsidRPr="009C64FF">
              <w:rPr>
                <w:rFonts w:ascii="Arial" w:eastAsia="MS Gothic" w:hAnsi="Arial" w:cs="Arial"/>
              </w:rPr>
              <w:t xml:space="preserve"> Online, via a secure survey platform (Qualtrics)</w:t>
            </w:r>
          </w:p>
          <w:p w14:paraId="3421A1B5" w14:textId="77777777" w:rsidR="00EA3E14" w:rsidRPr="009C64FF" w:rsidRDefault="00000000">
            <w:pPr>
              <w:numPr>
                <w:ilvl w:val="0"/>
                <w:numId w:val="2"/>
              </w:numPr>
              <w:tabs>
                <w:tab w:val="clear" w:pos="709"/>
                <w:tab w:val="left" w:pos="0"/>
              </w:tabs>
              <w:spacing w:after="0" w:line="240" w:lineRule="auto"/>
              <w:rPr>
                <w:rFonts w:ascii="Arial" w:hAnsi="Arial" w:cs="Arial"/>
                <w:rPrChange w:id="41" w:author="Huguenot-Noel, Robin" w:date="2025-06-24T16:10:00Z" w16du:dateUtc="2025-06-24T14:10:00Z">
                  <w:rPr/>
                </w:rPrChange>
              </w:rPr>
            </w:pPr>
            <w:proofErr w:type="spellStart"/>
            <w:r w:rsidRPr="009C64FF">
              <w:rPr>
                <w:rStyle w:val="Strong"/>
                <w:rFonts w:ascii="Arial" w:eastAsia="MS Gothic" w:hAnsi="Arial" w:cs="Arial"/>
                <w:lang w:val="fr-CH"/>
              </w:rPr>
              <w:t>Number</w:t>
            </w:r>
            <w:proofErr w:type="spellEnd"/>
            <w:r w:rsidRPr="009C64FF">
              <w:rPr>
                <w:rStyle w:val="Strong"/>
                <w:rFonts w:ascii="Arial" w:eastAsia="MS Gothic" w:hAnsi="Arial" w:cs="Arial"/>
                <w:lang w:val="fr-CH"/>
              </w:rPr>
              <w:t xml:space="preserve"> of </w:t>
            </w:r>
            <w:proofErr w:type="spellStart"/>
            <w:proofErr w:type="gramStart"/>
            <w:r w:rsidRPr="009C64FF">
              <w:rPr>
                <w:rStyle w:val="Strong"/>
                <w:rFonts w:ascii="Arial" w:eastAsia="MS Gothic" w:hAnsi="Arial" w:cs="Arial"/>
                <w:lang w:val="fr-CH"/>
              </w:rPr>
              <w:t>surveys</w:t>
            </w:r>
            <w:proofErr w:type="spellEnd"/>
            <w:r w:rsidRPr="009C64FF">
              <w:rPr>
                <w:rStyle w:val="Strong"/>
                <w:rFonts w:ascii="Arial" w:eastAsia="MS Gothic" w:hAnsi="Arial" w:cs="Arial"/>
                <w:lang w:val="fr-CH"/>
              </w:rPr>
              <w:t>:</w:t>
            </w:r>
            <w:proofErr w:type="gramEnd"/>
            <w:r w:rsidRPr="009C64FF">
              <w:rPr>
                <w:rFonts w:ascii="Arial" w:eastAsia="MS Gothic" w:hAnsi="Arial" w:cs="Arial"/>
                <w:lang w:val="fr-CH"/>
              </w:rPr>
              <w:t xml:space="preserve"> 2</w:t>
            </w:r>
          </w:p>
          <w:p w14:paraId="09456F1B" w14:textId="77777777" w:rsidR="00EA3E14" w:rsidRPr="009C64FF" w:rsidRDefault="00000000">
            <w:pPr>
              <w:numPr>
                <w:ilvl w:val="0"/>
                <w:numId w:val="2"/>
              </w:numPr>
              <w:tabs>
                <w:tab w:val="clear" w:pos="709"/>
                <w:tab w:val="left" w:pos="0"/>
              </w:tabs>
              <w:spacing w:after="0" w:line="240" w:lineRule="auto"/>
              <w:rPr>
                <w:rFonts w:ascii="Arial" w:hAnsi="Arial" w:cs="Arial"/>
                <w:rPrChange w:id="42" w:author="Huguenot-Noel, Robin" w:date="2025-06-24T16:10:00Z" w16du:dateUtc="2025-06-24T14:10:00Z">
                  <w:rPr/>
                </w:rPrChange>
              </w:rPr>
            </w:pPr>
            <w:proofErr w:type="gramStart"/>
            <w:r w:rsidRPr="009C64FF">
              <w:rPr>
                <w:rStyle w:val="Strong"/>
                <w:rFonts w:ascii="Arial" w:eastAsia="MS Gothic" w:hAnsi="Arial" w:cs="Arial"/>
                <w:lang w:val="fr-CH"/>
              </w:rPr>
              <w:t>Duration:</w:t>
            </w:r>
            <w:proofErr w:type="gramEnd"/>
            <w:r w:rsidRPr="009C64FF">
              <w:rPr>
                <w:rFonts w:ascii="Arial" w:eastAsia="MS Gothic" w:hAnsi="Arial" w:cs="Arial"/>
                <w:lang w:val="fr-CH"/>
              </w:rPr>
              <w:t xml:space="preserve"> </w:t>
            </w:r>
            <w:proofErr w:type="spellStart"/>
            <w:r w:rsidRPr="009C64FF">
              <w:rPr>
                <w:rFonts w:ascii="Arial" w:eastAsia="MS Gothic" w:hAnsi="Arial" w:cs="Arial"/>
                <w:lang w:val="fr-CH"/>
              </w:rPr>
              <w:t>Approximately</w:t>
            </w:r>
            <w:proofErr w:type="spellEnd"/>
            <w:r w:rsidRPr="009C64FF">
              <w:rPr>
                <w:rFonts w:ascii="Arial" w:eastAsia="MS Gothic" w:hAnsi="Arial" w:cs="Arial"/>
                <w:lang w:val="fr-CH"/>
              </w:rPr>
              <w:t xml:space="preserve"> 10 minutes</w:t>
            </w:r>
          </w:p>
          <w:p w14:paraId="67064759" w14:textId="77777777" w:rsidR="00B57791" w:rsidRPr="009C64FF" w:rsidRDefault="00B57791" w:rsidP="00B57791">
            <w:pPr>
              <w:tabs>
                <w:tab w:val="left" w:pos="0"/>
              </w:tabs>
              <w:spacing w:after="0" w:line="240" w:lineRule="auto"/>
              <w:rPr>
                <w:rFonts w:ascii="Arial" w:hAnsi="Arial" w:cs="Arial"/>
                <w:rPrChange w:id="43" w:author="Huguenot-Noel, Robin" w:date="2025-06-24T16:10:00Z" w16du:dateUtc="2025-06-24T14:10:00Z">
                  <w:rPr/>
                </w:rPrChange>
              </w:rPr>
            </w:pPr>
          </w:p>
          <w:p w14:paraId="47C403D3" w14:textId="77777777" w:rsidR="00EA3E14" w:rsidRPr="009C64FF" w:rsidRDefault="00000000">
            <w:pPr>
              <w:spacing w:after="0" w:line="240" w:lineRule="auto"/>
              <w:rPr>
                <w:rFonts w:ascii="Arial" w:hAnsi="Arial" w:cs="Arial"/>
                <w:rPrChange w:id="44" w:author="Huguenot-Noel, Robin" w:date="2025-06-24T16:10:00Z" w16du:dateUtc="2025-06-24T14:10:00Z">
                  <w:rPr/>
                </w:rPrChange>
              </w:rPr>
            </w:pPr>
            <w:r w:rsidRPr="009C64FF">
              <w:rPr>
                <w:rStyle w:val="Strong"/>
                <w:rFonts w:ascii="Arial" w:eastAsia="MS Gothic" w:hAnsi="Arial" w:cs="Arial"/>
                <w:u w:val="single"/>
                <w:lang w:val="fr-CH"/>
              </w:rPr>
              <w:t xml:space="preserve">4. </w:t>
            </w:r>
            <w:proofErr w:type="spellStart"/>
            <w:r w:rsidRPr="009C64FF">
              <w:rPr>
                <w:rStyle w:val="Strong"/>
                <w:rFonts w:ascii="Arial" w:eastAsia="MS Gothic" w:hAnsi="Arial" w:cs="Arial"/>
                <w:u w:val="single"/>
                <w:lang w:val="fr-CH"/>
              </w:rPr>
              <w:t>Benefits</w:t>
            </w:r>
            <w:proofErr w:type="spellEnd"/>
            <w:r w:rsidRPr="009C64FF">
              <w:rPr>
                <w:rStyle w:val="Strong"/>
                <w:rFonts w:ascii="Arial" w:eastAsia="MS Gothic" w:hAnsi="Arial" w:cs="Arial"/>
                <w:u w:val="single"/>
                <w:lang w:val="fr-CH"/>
              </w:rPr>
              <w:t xml:space="preserve"> for Participants</w:t>
            </w:r>
          </w:p>
          <w:p w14:paraId="45D38527" w14:textId="77777777" w:rsidR="00EA3E14" w:rsidRPr="009C64FF" w:rsidRDefault="00000000">
            <w:pPr>
              <w:spacing w:after="0" w:line="240" w:lineRule="auto"/>
              <w:rPr>
                <w:rFonts w:ascii="Arial" w:eastAsia="MS Gothic" w:hAnsi="Arial" w:cs="Arial"/>
              </w:rPr>
            </w:pPr>
            <w:r w:rsidRPr="009C64FF">
              <w:rPr>
                <w:rFonts w:ascii="Arial" w:eastAsia="MS Gothic" w:hAnsi="Arial" w:cs="Arial"/>
              </w:rPr>
              <w:t>Your responses will help researchers and policymakers design better support measures for workers like you during the energy transition. You will also be entered into a lottery to win a €200 voucher as a thank you for your time.</w:t>
            </w:r>
          </w:p>
          <w:p w14:paraId="5EA7F84A" w14:textId="77777777" w:rsidR="00EA3E14" w:rsidRPr="009C64FF" w:rsidRDefault="00000000">
            <w:pPr>
              <w:spacing w:after="0" w:line="240" w:lineRule="auto"/>
              <w:rPr>
                <w:rFonts w:ascii="Arial" w:hAnsi="Arial" w:cs="Arial"/>
                <w:rPrChange w:id="45" w:author="Huguenot-Noel, Robin" w:date="2025-06-24T16:10:00Z" w16du:dateUtc="2025-06-24T14:10:00Z">
                  <w:rPr/>
                </w:rPrChange>
              </w:rPr>
            </w:pPr>
            <w:r w:rsidRPr="009C64FF">
              <w:rPr>
                <w:rStyle w:val="Strong"/>
                <w:rFonts w:ascii="Arial" w:eastAsia="MS Gothic" w:hAnsi="Arial" w:cs="Arial"/>
                <w:u w:val="single"/>
              </w:rPr>
              <w:lastRenderedPageBreak/>
              <w:t>5. Risks</w:t>
            </w:r>
          </w:p>
          <w:p w14:paraId="6CED27E4" w14:textId="77777777" w:rsidR="00EA3E14" w:rsidRPr="009C64FF" w:rsidRDefault="00000000">
            <w:pPr>
              <w:spacing w:after="0" w:line="240" w:lineRule="auto"/>
              <w:rPr>
                <w:ins w:id="46" w:author="Huguenot-Noel, Robin" w:date="2025-06-24T15:59:00Z" w16du:dateUtc="2025-06-24T13:59:00Z"/>
                <w:rFonts w:ascii="Arial" w:eastAsia="MS Gothic" w:hAnsi="Arial" w:cs="Arial"/>
              </w:rPr>
            </w:pPr>
            <w:r w:rsidRPr="009C64FF">
              <w:rPr>
                <w:rFonts w:ascii="Arial" w:eastAsia="MS Gothic" w:hAnsi="Arial" w:cs="Arial"/>
              </w:rPr>
              <w:t xml:space="preserve">By participating in this study, you will not be exposed to any </w:t>
            </w:r>
            <w:proofErr w:type="gramStart"/>
            <w:r w:rsidRPr="009C64FF">
              <w:rPr>
                <w:rFonts w:ascii="Arial" w:eastAsia="MS Gothic" w:hAnsi="Arial" w:cs="Arial"/>
              </w:rPr>
              <w:t>particular risks</w:t>
            </w:r>
            <w:proofErr w:type="gramEnd"/>
            <w:r w:rsidRPr="009C64FF">
              <w:rPr>
                <w:rFonts w:ascii="Arial" w:eastAsia="MS Gothic" w:hAnsi="Arial" w:cs="Arial"/>
              </w:rPr>
              <w:t>. Some questions may touch on sensitive topics like job security or political opinions. You are free to skip any questions that make you uncomfortable or stop the survey at any time. All responses are anonymous and cannot be traced back to you.</w:t>
            </w:r>
          </w:p>
          <w:p w14:paraId="2FBDDAEC" w14:textId="77777777" w:rsidR="00587F21" w:rsidRPr="009C64FF" w:rsidRDefault="00587F21">
            <w:pPr>
              <w:spacing w:after="0" w:line="240" w:lineRule="auto"/>
              <w:rPr>
                <w:rFonts w:ascii="Arial" w:eastAsia="MS Gothic" w:hAnsi="Arial" w:cs="Arial"/>
              </w:rPr>
            </w:pPr>
          </w:p>
          <w:p w14:paraId="61203D14" w14:textId="77777777" w:rsidR="00EA3E14" w:rsidRPr="009C64FF" w:rsidRDefault="00000000">
            <w:pPr>
              <w:spacing w:after="0" w:line="240" w:lineRule="auto"/>
              <w:rPr>
                <w:rFonts w:ascii="Arial" w:hAnsi="Arial" w:cs="Arial"/>
                <w:rPrChange w:id="47" w:author="Huguenot-Noel, Robin" w:date="2025-06-24T16:10:00Z" w16du:dateUtc="2025-06-24T14:10:00Z">
                  <w:rPr/>
                </w:rPrChange>
              </w:rPr>
            </w:pPr>
            <w:r w:rsidRPr="009C64FF">
              <w:rPr>
                <w:rStyle w:val="Strong"/>
                <w:rFonts w:ascii="Arial" w:eastAsia="MS Gothic" w:hAnsi="Arial" w:cs="Arial"/>
                <w:u w:val="single"/>
              </w:rPr>
              <w:t>6. Discoveries During the Project</w:t>
            </w:r>
          </w:p>
          <w:p w14:paraId="2CD40DA5" w14:textId="77777777" w:rsidR="00EA3E14" w:rsidRPr="009C64FF" w:rsidRDefault="00000000">
            <w:pPr>
              <w:spacing w:after="0" w:line="240" w:lineRule="auto"/>
              <w:rPr>
                <w:ins w:id="48" w:author="Huguenot-Noel, Robin" w:date="2025-06-24T15:59:00Z" w16du:dateUtc="2025-06-24T13:59:00Z"/>
                <w:rFonts w:ascii="Arial" w:eastAsia="MS Gothic" w:hAnsi="Arial" w:cs="Arial"/>
              </w:rPr>
            </w:pPr>
            <w:r w:rsidRPr="009C64FF">
              <w:rPr>
                <w:rFonts w:ascii="Arial" w:eastAsia="MS Gothic" w:hAnsi="Arial" w:cs="Arial"/>
              </w:rPr>
              <w:t>For follow-up surveys and results dissemination, we will collect e-mail address, on a voluntary basis. If you prefer not to be informed of any potential findings and not participate in other survey waves, you are free to not provide your email address.</w:t>
            </w:r>
          </w:p>
          <w:p w14:paraId="25B9C310" w14:textId="77777777" w:rsidR="00587F21" w:rsidRPr="009C64FF" w:rsidRDefault="00587F21">
            <w:pPr>
              <w:spacing w:after="0" w:line="240" w:lineRule="auto"/>
              <w:rPr>
                <w:rFonts w:ascii="Arial" w:eastAsia="MS Gothic" w:hAnsi="Arial" w:cs="Arial"/>
              </w:rPr>
            </w:pPr>
          </w:p>
          <w:p w14:paraId="5E1C4390" w14:textId="77777777" w:rsidR="00EA3E14" w:rsidRPr="009C64FF" w:rsidRDefault="00000000">
            <w:pPr>
              <w:spacing w:after="0" w:line="240" w:lineRule="auto"/>
              <w:rPr>
                <w:rFonts w:ascii="Arial" w:hAnsi="Arial" w:cs="Arial"/>
                <w:rPrChange w:id="49" w:author="Huguenot-Noel, Robin" w:date="2025-06-24T16:10:00Z" w16du:dateUtc="2025-06-24T14:10:00Z">
                  <w:rPr/>
                </w:rPrChange>
              </w:rPr>
            </w:pPr>
            <w:r w:rsidRPr="009C64FF">
              <w:rPr>
                <w:rStyle w:val="Strong"/>
                <w:rFonts w:ascii="Arial" w:eastAsia="MS Gothic" w:hAnsi="Arial" w:cs="Arial"/>
                <w:u w:val="single"/>
              </w:rPr>
              <w:t>7. Participants' Rights</w:t>
            </w:r>
          </w:p>
          <w:p w14:paraId="7D58D63B" w14:textId="77777777" w:rsidR="00EA3E14" w:rsidRPr="009C64FF" w:rsidRDefault="00000000">
            <w:pPr>
              <w:spacing w:after="0" w:line="240" w:lineRule="auto"/>
              <w:rPr>
                <w:rFonts w:ascii="Arial" w:eastAsia="MS Gothic" w:hAnsi="Arial" w:cs="Arial"/>
              </w:rPr>
            </w:pPr>
            <w:r w:rsidRPr="009C64FF">
              <w:rPr>
                <w:rFonts w:ascii="Arial" w:eastAsia="MS Gothic" w:hAnsi="Arial" w:cs="Arial"/>
              </w:rPr>
              <w:t>Your participation is voluntary. You may stop the survey at any time, for any reason, without needing to explain. This will not affect your job or any union membership in any way.</w:t>
            </w:r>
          </w:p>
          <w:p w14:paraId="541F9D5A" w14:textId="77777777" w:rsidR="00EA3E14" w:rsidRPr="009C64FF" w:rsidRDefault="00000000">
            <w:pPr>
              <w:spacing w:after="0" w:line="240" w:lineRule="auto"/>
              <w:rPr>
                <w:rFonts w:ascii="Arial" w:eastAsia="MS Gothic" w:hAnsi="Arial" w:cs="Arial"/>
              </w:rPr>
            </w:pPr>
            <w:r w:rsidRPr="009C64FF">
              <w:rPr>
                <w:rFonts w:ascii="Arial" w:eastAsia="MS Gothic" w:hAnsi="Arial" w:cs="Arial"/>
              </w:rPr>
              <w:t>You also have the following rights:</w:t>
            </w:r>
          </w:p>
          <w:p w14:paraId="5BE47291" w14:textId="77777777" w:rsidR="00EA3E14" w:rsidRPr="009C64FF" w:rsidRDefault="00000000">
            <w:pPr>
              <w:numPr>
                <w:ilvl w:val="0"/>
                <w:numId w:val="3"/>
              </w:numPr>
              <w:tabs>
                <w:tab w:val="clear" w:pos="709"/>
                <w:tab w:val="left" w:pos="0"/>
              </w:tabs>
              <w:spacing w:after="0" w:line="240" w:lineRule="auto"/>
              <w:rPr>
                <w:rFonts w:ascii="Arial" w:eastAsia="MS Gothic" w:hAnsi="Arial" w:cs="Arial"/>
              </w:rPr>
            </w:pPr>
            <w:r w:rsidRPr="009C64FF">
              <w:rPr>
                <w:rFonts w:ascii="Arial" w:eastAsia="MS Gothic" w:hAnsi="Arial" w:cs="Arial"/>
              </w:rPr>
              <w:t>To withdraw your participation before submitting your answers.</w:t>
            </w:r>
          </w:p>
          <w:p w14:paraId="660BFB97" w14:textId="77777777" w:rsidR="00EA3E14" w:rsidRPr="009C64FF" w:rsidRDefault="00000000">
            <w:pPr>
              <w:numPr>
                <w:ilvl w:val="0"/>
                <w:numId w:val="3"/>
              </w:numPr>
              <w:tabs>
                <w:tab w:val="clear" w:pos="709"/>
                <w:tab w:val="left" w:pos="0"/>
              </w:tabs>
              <w:spacing w:after="0" w:line="240" w:lineRule="auto"/>
              <w:rPr>
                <w:rFonts w:ascii="Arial" w:eastAsia="MS Gothic" w:hAnsi="Arial" w:cs="Arial"/>
              </w:rPr>
            </w:pPr>
            <w:r w:rsidRPr="009C64FF">
              <w:rPr>
                <w:rFonts w:ascii="Arial" w:eastAsia="MS Gothic" w:hAnsi="Arial" w:cs="Arial"/>
              </w:rPr>
              <w:t>To be informed about the study and how we handle your data.</w:t>
            </w:r>
          </w:p>
          <w:p w14:paraId="74BFC4AA" w14:textId="77777777" w:rsidR="00EA3E14" w:rsidRPr="009C64FF" w:rsidRDefault="00000000">
            <w:pPr>
              <w:numPr>
                <w:ilvl w:val="0"/>
                <w:numId w:val="3"/>
              </w:numPr>
              <w:tabs>
                <w:tab w:val="clear" w:pos="709"/>
                <w:tab w:val="left" w:pos="0"/>
              </w:tabs>
              <w:spacing w:after="0" w:line="240" w:lineRule="auto"/>
              <w:rPr>
                <w:rFonts w:ascii="Arial" w:eastAsia="MS Gothic" w:hAnsi="Arial" w:cs="Arial"/>
              </w:rPr>
            </w:pPr>
            <w:r w:rsidRPr="009C64FF">
              <w:rPr>
                <w:rFonts w:ascii="Arial" w:eastAsia="MS Gothic" w:hAnsi="Arial" w:cs="Arial"/>
              </w:rPr>
              <w:t>To access, correct, or delete your personal data (if any is collected—see below).</w:t>
            </w:r>
          </w:p>
          <w:p w14:paraId="7BE8B4C6" w14:textId="77777777" w:rsidR="00EA3E14" w:rsidRPr="009C64FF" w:rsidRDefault="00000000">
            <w:pPr>
              <w:numPr>
                <w:ilvl w:val="0"/>
                <w:numId w:val="3"/>
              </w:numPr>
              <w:tabs>
                <w:tab w:val="clear" w:pos="709"/>
                <w:tab w:val="left" w:pos="0"/>
              </w:tabs>
              <w:spacing w:after="0" w:line="240" w:lineRule="auto"/>
              <w:rPr>
                <w:rFonts w:ascii="Arial" w:eastAsia="MS Gothic" w:hAnsi="Arial" w:cs="Arial"/>
              </w:rPr>
            </w:pPr>
            <w:r w:rsidRPr="009C64FF">
              <w:rPr>
                <w:rFonts w:ascii="Arial" w:eastAsia="MS Gothic" w:hAnsi="Arial" w:cs="Arial"/>
              </w:rPr>
              <w:t>To object to the processing of personal data.</w:t>
            </w:r>
          </w:p>
          <w:p w14:paraId="296C1C46" w14:textId="77777777" w:rsidR="00EA3E14" w:rsidRPr="009C64FF" w:rsidRDefault="00000000">
            <w:pPr>
              <w:numPr>
                <w:ilvl w:val="0"/>
                <w:numId w:val="3"/>
              </w:numPr>
              <w:tabs>
                <w:tab w:val="clear" w:pos="709"/>
                <w:tab w:val="left" w:pos="0"/>
              </w:tabs>
              <w:spacing w:after="0" w:line="240" w:lineRule="auto"/>
              <w:rPr>
                <w:ins w:id="50" w:author="Huguenot-Noel, Robin" w:date="2025-06-24T15:59:00Z" w16du:dateUtc="2025-06-24T13:59:00Z"/>
                <w:rFonts w:ascii="Arial" w:eastAsia="MS Gothic" w:hAnsi="Arial" w:cs="Arial"/>
              </w:rPr>
            </w:pPr>
            <w:r w:rsidRPr="009C64FF">
              <w:rPr>
                <w:rFonts w:ascii="Arial" w:eastAsia="MS Gothic" w:hAnsi="Arial" w:cs="Arial"/>
              </w:rPr>
              <w:t>To file a complaint with your local data protection authority if you believe your data is being misused.</w:t>
            </w:r>
          </w:p>
          <w:p w14:paraId="2D7E120B" w14:textId="77777777" w:rsidR="00587F21" w:rsidRPr="009C64FF" w:rsidRDefault="00587F21" w:rsidP="00587F21">
            <w:pPr>
              <w:tabs>
                <w:tab w:val="left" w:pos="0"/>
              </w:tabs>
              <w:spacing w:after="0" w:line="240" w:lineRule="auto"/>
              <w:ind w:left="709"/>
              <w:rPr>
                <w:rFonts w:ascii="Arial" w:eastAsia="MS Gothic" w:hAnsi="Arial" w:cs="Arial"/>
              </w:rPr>
              <w:pPrChange w:id="51" w:author="Huguenot-Noel, Robin" w:date="2025-06-24T15:59:00Z" w16du:dateUtc="2025-06-24T13:59:00Z">
                <w:pPr>
                  <w:numPr>
                    <w:numId w:val="3"/>
                  </w:numPr>
                  <w:tabs>
                    <w:tab w:val="left" w:pos="0"/>
                  </w:tabs>
                  <w:spacing w:after="0" w:line="240" w:lineRule="auto"/>
                  <w:ind w:left="709" w:hanging="283"/>
                </w:pPr>
              </w:pPrChange>
            </w:pPr>
          </w:p>
          <w:p w14:paraId="33856526" w14:textId="77777777" w:rsidR="00EA3E14" w:rsidRPr="009C64FF" w:rsidRDefault="00000000">
            <w:pPr>
              <w:spacing w:after="0" w:line="240" w:lineRule="auto"/>
              <w:rPr>
                <w:rFonts w:ascii="Arial" w:hAnsi="Arial" w:cs="Arial"/>
                <w:rPrChange w:id="52" w:author="Huguenot-Noel, Robin" w:date="2025-06-24T16:10:00Z" w16du:dateUtc="2025-06-24T14:10:00Z">
                  <w:rPr/>
                </w:rPrChange>
              </w:rPr>
            </w:pPr>
            <w:r w:rsidRPr="009C64FF">
              <w:rPr>
                <w:rStyle w:val="Strong"/>
                <w:rFonts w:ascii="Arial" w:eastAsia="MS Gothic" w:hAnsi="Arial" w:cs="Arial"/>
                <w:u w:val="single"/>
              </w:rPr>
              <w:t>8. Protection of Personal Data</w:t>
            </w:r>
          </w:p>
          <w:p w14:paraId="1F8633BB" w14:textId="74D8FD33" w:rsidR="00EA3E14" w:rsidRPr="009C64FF" w:rsidRDefault="00000000">
            <w:pPr>
              <w:spacing w:after="0" w:line="240" w:lineRule="auto"/>
              <w:rPr>
                <w:rFonts w:ascii="Arial" w:hAnsi="Arial" w:cs="Arial"/>
                <w:rPrChange w:id="53" w:author="Huguenot-Noel, Robin" w:date="2025-06-24T16:10:00Z" w16du:dateUtc="2025-06-24T14:10:00Z">
                  <w:rPr/>
                </w:rPrChange>
              </w:rPr>
            </w:pPr>
            <w:r w:rsidRPr="009C64FF">
              <w:rPr>
                <w:rFonts w:ascii="Arial" w:eastAsia="MS Gothic" w:hAnsi="Arial" w:cs="Arial"/>
              </w:rPr>
              <w:t>This study collects your email address solely for the purpose of contacting winners of the lottery and for the participation to other survey waves. Your email will be stored separately from your survey responses, in a secure and protected folder. The data will be pseudonymised</w:t>
            </w:r>
            <w:commentRangeStart w:id="54"/>
            <w:ins w:id="55" w:author="Huguenot-Noel, Robin" w:date="2025-06-24T15:59:00Z" w16du:dateUtc="2025-06-24T13:59:00Z">
              <w:r w:rsidR="00587F21" w:rsidRPr="009C64FF">
                <w:rPr>
                  <w:rFonts w:ascii="Arial" w:eastAsia="MS Gothic" w:hAnsi="Arial" w:cs="Arial"/>
                </w:rPr>
                <w:t>:</w:t>
              </w:r>
            </w:ins>
            <w:commentRangeEnd w:id="54"/>
            <w:ins w:id="56" w:author="Huguenot-Noel, Robin" w:date="2025-06-24T16:00:00Z" w16du:dateUtc="2025-06-24T14:00:00Z">
              <w:r w:rsidR="00587F21" w:rsidRPr="009C64FF">
                <w:rPr>
                  <w:rStyle w:val="CommentReference"/>
                  <w:rFonts w:ascii="Arial" w:hAnsi="Arial" w:cs="Arial"/>
                  <w:rPrChange w:id="57" w:author="Huguenot-Noel, Robin" w:date="2025-06-24T16:10:00Z" w16du:dateUtc="2025-06-24T14:10:00Z">
                    <w:rPr>
                      <w:rStyle w:val="CommentReference"/>
                    </w:rPr>
                  </w:rPrChange>
                </w:rPr>
                <w:commentReference w:id="54"/>
              </w:r>
            </w:ins>
            <w:ins w:id="58" w:author="Huguenot-Noel, Robin" w:date="2025-06-24T15:59:00Z" w16du:dateUtc="2025-06-24T13:59:00Z">
              <w:r w:rsidR="00587F21" w:rsidRPr="009C64FF">
                <w:rPr>
                  <w:rFonts w:ascii="Arial" w:eastAsia="MS Gothic" w:hAnsi="Arial" w:cs="Arial"/>
                </w:rPr>
                <w:t xml:space="preserve"> </w:t>
              </w:r>
            </w:ins>
            <w:del w:id="59" w:author="Huguenot-Noel, Robin" w:date="2025-06-24T15:59:00Z" w16du:dateUtc="2025-06-24T13:59:00Z">
              <w:r w:rsidRPr="009C64FF" w:rsidDel="00587F21">
                <w:rPr>
                  <w:rFonts w:ascii="Arial" w:eastAsia="MS Gothic" w:hAnsi="Arial" w:cs="Arial"/>
                </w:rPr>
                <w:delText>—</w:delText>
              </w:r>
            </w:del>
            <w:r w:rsidRPr="009C64FF">
              <w:rPr>
                <w:rFonts w:ascii="Arial" w:eastAsia="MS Gothic" w:hAnsi="Arial" w:cs="Arial"/>
              </w:rPr>
              <w:t xml:space="preserve">this means your identifying information (such as your email) is replaced with a code and kept in a separate, secure file. As a result, your responses cannot be linked back to you personally, ensuring your anonymity is fully protected. All data will be stored securely on encrypted servers and only accessed by the research team. The anonymised data may be used in academic publications, but individuals or companies will never be identified. Once the study is completed, the data will be retained for a maximum of </w:t>
            </w:r>
            <w:commentRangeStart w:id="60"/>
            <w:r w:rsidRPr="009C64FF">
              <w:rPr>
                <w:rFonts w:ascii="Arial" w:eastAsia="MS Gothic" w:hAnsi="Arial" w:cs="Arial"/>
              </w:rPr>
              <w:t xml:space="preserve">2 years for academic purposes </w:t>
            </w:r>
            <w:commentRangeEnd w:id="60"/>
            <w:r w:rsidR="00587F21" w:rsidRPr="009C64FF">
              <w:rPr>
                <w:rStyle w:val="CommentReference"/>
                <w:rFonts w:ascii="Arial" w:hAnsi="Arial" w:cs="Arial"/>
                <w:rPrChange w:id="61" w:author="Huguenot-Noel, Robin" w:date="2025-06-24T16:10:00Z" w16du:dateUtc="2025-06-24T14:10:00Z">
                  <w:rPr>
                    <w:rStyle w:val="CommentReference"/>
                  </w:rPr>
                </w:rPrChange>
              </w:rPr>
              <w:commentReference w:id="60"/>
            </w:r>
            <w:r w:rsidRPr="009C64FF">
              <w:rPr>
                <w:rFonts w:ascii="Arial" w:eastAsia="MS Gothic" w:hAnsi="Arial" w:cs="Arial"/>
              </w:rPr>
              <w:t>before being deleted or permanently anonymised.</w:t>
            </w:r>
          </w:p>
          <w:p w14:paraId="7A7B4700" w14:textId="77777777" w:rsidR="00EA3E14" w:rsidRPr="009C64FF" w:rsidRDefault="00EA3E14">
            <w:pPr>
              <w:spacing w:after="0" w:line="240" w:lineRule="auto"/>
              <w:rPr>
                <w:rFonts w:ascii="Arial" w:eastAsia="MS Gothic" w:hAnsi="Arial" w:cs="Arial"/>
              </w:rPr>
            </w:pPr>
          </w:p>
          <w:p w14:paraId="665FC26F" w14:textId="77777777" w:rsidR="00EA3E14" w:rsidRPr="009C64FF" w:rsidRDefault="00000000">
            <w:pPr>
              <w:spacing w:after="0" w:line="240" w:lineRule="auto"/>
              <w:rPr>
                <w:rFonts w:ascii="Arial" w:hAnsi="Arial" w:cs="Arial"/>
                <w:u w:val="single"/>
                <w:rPrChange w:id="62" w:author="Huguenot-Noel, Robin" w:date="2025-06-24T16:10:00Z" w16du:dateUtc="2025-06-24T14:10:00Z">
                  <w:rPr>
                    <w:u w:val="single"/>
                  </w:rPr>
                </w:rPrChange>
              </w:rPr>
            </w:pPr>
            <w:r w:rsidRPr="009C64FF">
              <w:rPr>
                <w:rFonts w:ascii="Arial" w:eastAsia="MS Gothic" w:hAnsi="Arial" w:cs="Arial"/>
                <w:b/>
                <w:bCs/>
                <w:u w:val="single"/>
              </w:rPr>
              <w:t>The research project is conducted by</w:t>
            </w:r>
          </w:p>
          <w:p w14:paraId="02B30AB3" w14:textId="1C92D192" w:rsidR="00EA3E14" w:rsidRPr="009C64FF" w:rsidRDefault="00000000">
            <w:pPr>
              <w:numPr>
                <w:ilvl w:val="0"/>
                <w:numId w:val="4"/>
              </w:numPr>
              <w:spacing w:after="0" w:line="240" w:lineRule="auto"/>
              <w:rPr>
                <w:rFonts w:ascii="Arial" w:hAnsi="Arial" w:cs="Arial"/>
                <w:lang w:val="fr-FR"/>
                <w:rPrChange w:id="63" w:author="Huguenot-Noel, Robin" w:date="2025-06-24T16:10:00Z" w16du:dateUtc="2025-06-24T14:10:00Z">
                  <w:rPr>
                    <w:lang w:val="fr-FR"/>
                  </w:rPr>
                </w:rPrChange>
              </w:rPr>
            </w:pPr>
            <w:proofErr w:type="spellStart"/>
            <w:r w:rsidRPr="009C64FF">
              <w:rPr>
                <w:rFonts w:ascii="Arial" w:eastAsia="MS Gothic" w:hAnsi="Arial" w:cs="Arial"/>
                <w:lang w:val="fr-CH"/>
              </w:rPr>
              <w:t>Rens</w:t>
            </w:r>
            <w:proofErr w:type="spellEnd"/>
            <w:r w:rsidRPr="009C64FF">
              <w:rPr>
                <w:rFonts w:ascii="Arial" w:eastAsia="MS Gothic" w:hAnsi="Arial" w:cs="Arial"/>
                <w:lang w:val="fr-CH"/>
              </w:rPr>
              <w:t xml:space="preserve"> </w:t>
            </w:r>
            <w:proofErr w:type="spellStart"/>
            <w:r w:rsidRPr="009C64FF">
              <w:rPr>
                <w:rFonts w:ascii="Arial" w:eastAsia="MS Gothic" w:hAnsi="Arial" w:cs="Arial"/>
                <w:lang w:val="fr-CH"/>
              </w:rPr>
              <w:t>Chazottes</w:t>
            </w:r>
            <w:proofErr w:type="spellEnd"/>
            <w:r w:rsidRPr="009C64FF">
              <w:rPr>
                <w:rFonts w:ascii="Arial" w:eastAsia="MS Gothic" w:hAnsi="Arial" w:cs="Arial"/>
                <w:lang w:val="fr-CH"/>
              </w:rPr>
              <w:t xml:space="preserve">, </w:t>
            </w:r>
            <w:proofErr w:type="spellStart"/>
            <w:r w:rsidRPr="009C64FF">
              <w:rPr>
                <w:rFonts w:ascii="Arial" w:eastAsia="MS Gothic" w:hAnsi="Arial" w:cs="Arial"/>
                <w:lang w:val="fr-CH"/>
              </w:rPr>
              <w:t>Ecole</w:t>
            </w:r>
            <w:proofErr w:type="spellEnd"/>
            <w:r w:rsidRPr="009C64FF">
              <w:rPr>
                <w:rFonts w:ascii="Arial" w:eastAsia="MS Gothic" w:hAnsi="Arial" w:cs="Arial"/>
                <w:lang w:val="fr-CH"/>
              </w:rPr>
              <w:t xml:space="preserve"> Polytechnique Fédérale de Lausanne</w:t>
            </w:r>
            <w:ins w:id="64" w:author="Huguenot-Noel, Robin" w:date="2025-06-24T16:01:00Z" w16du:dateUtc="2025-06-24T14:01:00Z">
              <w:r w:rsidR="00587F21" w:rsidRPr="009C64FF">
                <w:rPr>
                  <w:rFonts w:ascii="Arial" w:eastAsia="MS Gothic" w:hAnsi="Arial" w:cs="Arial"/>
                  <w:lang w:val="fr-CH"/>
                </w:rPr>
                <w:t xml:space="preserve"> (EPFL)</w:t>
              </w:r>
            </w:ins>
            <w:r w:rsidRPr="009C64FF">
              <w:rPr>
                <w:rFonts w:ascii="Arial" w:eastAsia="MS Gothic" w:hAnsi="Arial" w:cs="Arial"/>
                <w:lang w:val="fr-CH"/>
              </w:rPr>
              <w:t xml:space="preserve">, </w:t>
            </w:r>
            <w:r w:rsidRPr="009C64FF">
              <w:rPr>
                <w:rFonts w:ascii="Arial" w:hAnsi="Arial" w:cs="Arial"/>
                <w:rPrChange w:id="65" w:author="Huguenot-Noel, Robin" w:date="2025-06-24T16:10:00Z" w16du:dateUtc="2025-06-24T14:10:00Z">
                  <w:rPr/>
                </w:rPrChange>
              </w:rPr>
              <w:fldChar w:fldCharType="begin"/>
            </w:r>
            <w:r w:rsidRPr="009C64FF">
              <w:rPr>
                <w:rFonts w:ascii="Arial" w:hAnsi="Arial" w:cs="Arial"/>
                <w:lang w:val="fr-FR"/>
                <w:rPrChange w:id="66" w:author="Huguenot-Noel, Robin" w:date="2025-06-24T16:10:00Z" w16du:dateUtc="2025-06-24T14:10:00Z">
                  <w:rPr>
                    <w:lang w:val="fr-FR"/>
                  </w:rPr>
                </w:rPrChange>
              </w:rPr>
              <w:instrText>HYPERLINK "mailto:rens.chazottes@epfl.ch" \h</w:instrText>
            </w:r>
            <w:r w:rsidRPr="009C64FF">
              <w:rPr>
                <w:rFonts w:ascii="Arial" w:hAnsi="Arial" w:cs="Arial"/>
                <w:rPrChange w:id="67" w:author="Huguenot-Noel, Robin" w:date="2025-06-24T16:10:00Z" w16du:dateUtc="2025-06-24T14:10:00Z">
                  <w:rPr/>
                </w:rPrChange>
              </w:rPr>
            </w:r>
            <w:r w:rsidRPr="009C64FF">
              <w:rPr>
                <w:rFonts w:ascii="Arial" w:hAnsi="Arial" w:cs="Arial"/>
                <w:rPrChange w:id="68" w:author="Huguenot-Noel, Robin" w:date="2025-06-24T16:10:00Z" w16du:dateUtc="2025-06-24T14:10:00Z">
                  <w:rPr/>
                </w:rPrChange>
              </w:rPr>
              <w:fldChar w:fldCharType="separate"/>
            </w:r>
            <w:r w:rsidRPr="009C64FF">
              <w:rPr>
                <w:rStyle w:val="Hyperlink"/>
                <w:rFonts w:ascii="Arial" w:eastAsia="MS Gothic" w:hAnsi="Arial" w:cs="Arial"/>
                <w:lang w:val="fr-CH"/>
              </w:rPr>
              <w:t>rens.chazottes@epfl.ch</w:t>
            </w:r>
            <w:r w:rsidRPr="009C64FF">
              <w:rPr>
                <w:rFonts w:ascii="Arial" w:hAnsi="Arial" w:cs="Arial"/>
                <w:rPrChange w:id="69" w:author="Huguenot-Noel, Robin" w:date="2025-06-24T16:10:00Z" w16du:dateUtc="2025-06-24T14:10:00Z">
                  <w:rPr/>
                </w:rPrChange>
              </w:rPr>
              <w:fldChar w:fldCharType="end"/>
            </w:r>
            <w:r w:rsidRPr="009C64FF">
              <w:rPr>
                <w:rFonts w:ascii="Arial" w:eastAsia="MS Gothic" w:hAnsi="Arial" w:cs="Arial"/>
                <w:lang w:val="fr-CH"/>
              </w:rPr>
              <w:t>, +33 6 95 23 95 53</w:t>
            </w:r>
          </w:p>
          <w:p w14:paraId="29AE177F" w14:textId="4FD9328B" w:rsidR="00EA3E14" w:rsidRPr="009C64FF" w:rsidRDefault="00000000">
            <w:pPr>
              <w:numPr>
                <w:ilvl w:val="0"/>
                <w:numId w:val="4"/>
              </w:numPr>
              <w:spacing w:after="0" w:line="240" w:lineRule="auto"/>
              <w:rPr>
                <w:rFonts w:ascii="Arial" w:hAnsi="Arial" w:cs="Arial"/>
                <w:lang w:val="de-DE"/>
                <w:rPrChange w:id="70" w:author="Huguenot-Noel, Robin" w:date="2025-06-24T16:10:00Z" w16du:dateUtc="2025-06-24T14:10:00Z">
                  <w:rPr>
                    <w:lang w:val="de-DE"/>
                  </w:rPr>
                </w:rPrChange>
              </w:rPr>
            </w:pPr>
            <w:r w:rsidRPr="009C64FF">
              <w:rPr>
                <w:rFonts w:ascii="Arial" w:eastAsia="MS Gothic" w:hAnsi="Arial" w:cs="Arial"/>
                <w:lang w:val="de-DE"/>
              </w:rPr>
              <w:t xml:space="preserve">Robin </w:t>
            </w:r>
            <w:proofErr w:type="spellStart"/>
            <w:r w:rsidRPr="009C64FF">
              <w:rPr>
                <w:rFonts w:ascii="Arial" w:eastAsia="MS Gothic" w:hAnsi="Arial" w:cs="Arial"/>
                <w:lang w:val="de-DE"/>
              </w:rPr>
              <w:t>Hu</w:t>
            </w:r>
            <w:del w:id="71" w:author="Huguenot-Noel, Robin" w:date="2025-06-24T16:01:00Z" w16du:dateUtc="2025-06-24T14:01:00Z">
              <w:r w:rsidRPr="009C64FF" w:rsidDel="00587F21">
                <w:rPr>
                  <w:rFonts w:ascii="Arial" w:eastAsia="MS Gothic" w:hAnsi="Arial" w:cs="Arial"/>
                  <w:lang w:val="de-DE"/>
                </w:rPr>
                <w:delText>e</w:delText>
              </w:r>
            </w:del>
            <w:r w:rsidRPr="009C64FF">
              <w:rPr>
                <w:rFonts w:ascii="Arial" w:eastAsia="MS Gothic" w:hAnsi="Arial" w:cs="Arial"/>
                <w:lang w:val="de-DE"/>
              </w:rPr>
              <w:t>guenot</w:t>
            </w:r>
            <w:proofErr w:type="spellEnd"/>
            <w:r w:rsidRPr="009C64FF">
              <w:rPr>
                <w:rFonts w:ascii="Arial" w:eastAsia="MS Gothic" w:hAnsi="Arial" w:cs="Arial"/>
                <w:lang w:val="de-DE"/>
              </w:rPr>
              <w:t xml:space="preserve">-Noël, </w:t>
            </w:r>
            <w:del w:id="72" w:author="Huguenot-Noel, Robin" w:date="2025-06-24T16:01:00Z" w16du:dateUtc="2025-06-24T14:01:00Z">
              <w:r w:rsidRPr="009C64FF" w:rsidDel="00587F21">
                <w:rPr>
                  <w:rFonts w:ascii="Arial" w:eastAsia="MS Gothic" w:hAnsi="Arial" w:cs="Arial"/>
                  <w:lang w:val="de-DE"/>
                </w:rPr>
                <w:delText xml:space="preserve"> </w:delText>
              </w:r>
            </w:del>
            <w:r w:rsidRPr="009C64FF">
              <w:rPr>
                <w:rFonts w:ascii="Arial" w:eastAsia="MS Gothic" w:hAnsi="Arial" w:cs="Arial"/>
                <w:lang w:val="de-DE"/>
              </w:rPr>
              <w:t xml:space="preserve">Freie Universität </w:t>
            </w:r>
            <w:ins w:id="73" w:author="Huguenot-Noel, Robin" w:date="2025-06-24T16:01:00Z" w16du:dateUtc="2025-06-24T14:01:00Z">
              <w:r w:rsidR="00587F21" w:rsidRPr="009C64FF">
                <w:rPr>
                  <w:rFonts w:ascii="Arial" w:eastAsia="MS Gothic" w:hAnsi="Arial" w:cs="Arial"/>
                  <w:lang w:val="de-DE"/>
                </w:rPr>
                <w:t xml:space="preserve">(FU) </w:t>
              </w:r>
            </w:ins>
            <w:r w:rsidRPr="009C64FF">
              <w:rPr>
                <w:rFonts w:ascii="Arial" w:eastAsia="MS Gothic" w:hAnsi="Arial" w:cs="Arial"/>
                <w:lang w:val="de-DE"/>
              </w:rPr>
              <w:t xml:space="preserve">Berlin, </w:t>
            </w:r>
            <w:ins w:id="74" w:author="Huguenot-Noel, Robin" w:date="2025-06-24T16:16:00Z" w16du:dateUtc="2025-06-24T14:16:00Z">
              <w:r w:rsidR="009C64FF" w:rsidRPr="009C64FF">
                <w:rPr>
                  <w:rFonts w:ascii="Arial" w:hAnsi="Arial" w:cs="Arial"/>
                </w:rPr>
                <w:t>robin.huguenot-noel@fu-berlin.de</w:t>
              </w:r>
            </w:ins>
            <w:del w:id="75" w:author="Huguenot-Noel, Robin" w:date="2025-06-24T16:16:00Z" w16du:dateUtc="2025-06-24T14:16:00Z">
              <w:r w:rsidRPr="009C64FF" w:rsidDel="009C64FF">
                <w:rPr>
                  <w:rFonts w:ascii="Arial" w:hAnsi="Arial" w:cs="Arial"/>
                  <w:rPrChange w:id="76" w:author="Huguenot-Noel, Robin" w:date="2025-06-24T16:10:00Z" w16du:dateUtc="2025-06-24T14:10:00Z">
                    <w:rPr/>
                  </w:rPrChange>
                </w:rPr>
                <w:fldChar w:fldCharType="begin"/>
              </w:r>
              <w:r w:rsidRPr="009C64FF" w:rsidDel="009C64FF">
                <w:rPr>
                  <w:rFonts w:ascii="Arial" w:hAnsi="Arial" w:cs="Arial"/>
                  <w:lang w:val="de-DE"/>
                  <w:rPrChange w:id="77" w:author="Huguenot-Noel, Robin" w:date="2025-06-24T16:10:00Z" w16du:dateUtc="2025-06-24T14:10:00Z">
                    <w:rPr>
                      <w:lang w:val="de-DE"/>
                    </w:rPr>
                  </w:rPrChange>
                </w:rPr>
                <w:delInstrText>HYPERLINK "mailto:robin.huguenot-noel@eui.eu" \h</w:delInstrText>
              </w:r>
              <w:r w:rsidRPr="009C64FF" w:rsidDel="009C64FF">
                <w:rPr>
                  <w:rFonts w:ascii="Arial" w:hAnsi="Arial" w:cs="Arial"/>
                  <w:rPrChange w:id="78" w:author="Huguenot-Noel, Robin" w:date="2025-06-24T16:10:00Z" w16du:dateUtc="2025-06-24T14:10:00Z">
                    <w:rPr/>
                  </w:rPrChange>
                </w:rPr>
              </w:r>
              <w:r w:rsidRPr="009C64FF" w:rsidDel="009C64FF">
                <w:rPr>
                  <w:rFonts w:ascii="Arial" w:hAnsi="Arial" w:cs="Arial"/>
                  <w:rPrChange w:id="79" w:author="Huguenot-Noel, Robin" w:date="2025-06-24T16:10:00Z" w16du:dateUtc="2025-06-24T14:10:00Z">
                    <w:rPr/>
                  </w:rPrChange>
                </w:rPr>
                <w:fldChar w:fldCharType="separate"/>
              </w:r>
              <w:r w:rsidRPr="009C64FF" w:rsidDel="009C64FF">
                <w:rPr>
                  <w:rStyle w:val="Hyperlink"/>
                  <w:rFonts w:ascii="Arial" w:eastAsia="MS Gothic" w:hAnsi="Arial" w:cs="Arial"/>
                  <w:lang w:val="de-DE"/>
                </w:rPr>
                <w:delText>robin.huguenot-noel@eui.eu</w:delText>
              </w:r>
              <w:r w:rsidRPr="009C64FF" w:rsidDel="009C64FF">
                <w:rPr>
                  <w:rFonts w:ascii="Arial" w:hAnsi="Arial" w:cs="Arial"/>
                  <w:rPrChange w:id="80" w:author="Huguenot-Noel, Robin" w:date="2025-06-24T16:10:00Z" w16du:dateUtc="2025-06-24T14:10:00Z">
                    <w:rPr/>
                  </w:rPrChange>
                </w:rPr>
                <w:fldChar w:fldCharType="end"/>
              </w:r>
            </w:del>
            <w:r w:rsidRPr="009C64FF">
              <w:rPr>
                <w:rFonts w:ascii="Arial" w:eastAsia="MS Gothic" w:hAnsi="Arial" w:cs="Arial"/>
                <w:lang w:val="de-DE"/>
              </w:rPr>
              <w:t>, +49 176 578 361 70</w:t>
            </w:r>
          </w:p>
          <w:p w14:paraId="16C82BE6" w14:textId="77777777" w:rsidR="00EA3E14" w:rsidRPr="009C64FF" w:rsidRDefault="00EA3E14">
            <w:pPr>
              <w:spacing w:after="0" w:line="240" w:lineRule="auto"/>
              <w:rPr>
                <w:rFonts w:ascii="Arial" w:hAnsi="Arial" w:cs="Arial"/>
                <w:lang w:val="de-DE"/>
                <w:rPrChange w:id="81" w:author="Huguenot-Noel, Robin" w:date="2025-06-24T16:10:00Z" w16du:dateUtc="2025-06-24T14:10:00Z">
                  <w:rPr>
                    <w:rFonts w:asciiTheme="minorHAnsi" w:hAnsiTheme="minorHAnsi" w:cstheme="minorHAnsi"/>
                    <w:lang w:val="de-DE"/>
                  </w:rPr>
                </w:rPrChange>
              </w:rPr>
            </w:pPr>
          </w:p>
        </w:tc>
      </w:tr>
    </w:tbl>
    <w:p w14:paraId="3B532864" w14:textId="77777777" w:rsidR="00EA3E14" w:rsidRPr="009C64FF" w:rsidRDefault="00EA3E14">
      <w:pPr>
        <w:spacing w:after="0" w:line="240" w:lineRule="auto"/>
        <w:rPr>
          <w:rFonts w:ascii="Arial" w:hAnsi="Arial" w:cs="Arial"/>
          <w:lang w:val="de-DE"/>
          <w:rPrChange w:id="82" w:author="Huguenot-Noel, Robin" w:date="2025-06-24T16:10:00Z" w16du:dateUtc="2025-06-24T14:10:00Z">
            <w:rPr>
              <w:rFonts w:asciiTheme="minorHAnsi" w:hAnsiTheme="minorHAnsi" w:cstheme="minorHAnsi"/>
              <w:lang w:val="de-DE"/>
            </w:rPr>
          </w:rPrChange>
        </w:rPr>
      </w:pPr>
    </w:p>
    <w:sectPr w:rsidR="00EA3E14" w:rsidRPr="009C64FF">
      <w:headerReference w:type="even" r:id="rId11"/>
      <w:headerReference w:type="default" r:id="rId12"/>
      <w:footerReference w:type="even" r:id="rId13"/>
      <w:footerReference w:type="default" r:id="rId14"/>
      <w:headerReference w:type="first" r:id="rId15"/>
      <w:footerReference w:type="first" r:id="rId16"/>
      <w:pgSz w:w="11906" w:h="16838"/>
      <w:pgMar w:top="1691" w:right="1133" w:bottom="1417" w:left="1134" w:header="708" w:footer="0" w:gutter="0"/>
      <w:cols w:space="720"/>
      <w:formProt w:val="0"/>
      <w:titlePg/>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4" w:author="Huguenot-Noel, Robin" w:date="2025-06-24T16:00:00Z" w:initials="RH">
    <w:p w14:paraId="033AC5FD" w14:textId="77777777" w:rsidR="00587F21" w:rsidRDefault="00587F21" w:rsidP="00587F21">
      <w:r>
        <w:rPr>
          <w:rStyle w:val="CommentReference"/>
        </w:rPr>
        <w:annotationRef/>
      </w:r>
      <w:r>
        <w:rPr>
          <w:color w:val="000000"/>
          <w:sz w:val="20"/>
          <w:szCs w:val="20"/>
        </w:rPr>
        <w:t>In general better to avoid — without space now as too identified with chatGPT</w:t>
      </w:r>
    </w:p>
  </w:comment>
  <w:comment w:id="60" w:author="Huguenot-Noel, Robin" w:date="2025-06-24T16:01:00Z" w:initials="RH">
    <w:p w14:paraId="075A5C8D" w14:textId="77777777" w:rsidR="00587F21" w:rsidRDefault="00587F21" w:rsidP="00587F21">
      <w:r>
        <w:rPr>
          <w:rStyle w:val="CommentReference"/>
        </w:rPr>
        <w:annotationRef/>
      </w:r>
      <w:r>
        <w:rPr>
          <w:color w:val="000000"/>
          <w:sz w:val="20"/>
          <w:szCs w:val="20"/>
        </w:rPr>
        <w:t>Is it really the max we can do? If trying to publish with a US journal, publication time may take up to 5 from the moment we collect to, say, open access publication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3AC5FD" w15:done="0"/>
  <w15:commentEx w15:paraId="075A5C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5212D2" w16cex:dateUtc="2025-06-24T14:00:00Z"/>
  <w16cex:commentExtensible w16cex:durableId="1884FFEC" w16cex:dateUtc="2025-06-24T14: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3AC5FD" w16cid:durableId="5A5212D2"/>
  <w16cid:commentId w16cid:paraId="075A5C8D" w16cid:durableId="1884FF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DF6BA" w14:textId="77777777" w:rsidR="00EA18F2" w:rsidRDefault="00EA18F2">
      <w:pPr>
        <w:spacing w:after="0" w:line="240" w:lineRule="auto"/>
      </w:pPr>
      <w:r>
        <w:separator/>
      </w:r>
    </w:p>
  </w:endnote>
  <w:endnote w:type="continuationSeparator" w:id="0">
    <w:p w14:paraId="43041AA6" w14:textId="77777777" w:rsidR="00EA18F2" w:rsidRDefault="00EA18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erif">
    <w:altName w:val="Times New Roman"/>
    <w:panose1 w:val="020B0604020202020204"/>
    <w:charset w:val="01"/>
    <w:family w:val="roman"/>
    <w:pitch w:val="variable"/>
  </w:font>
  <w:font w:name="DejaVu Sans">
    <w:altName w:val="Verdan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auto"/>
    <w:pitch w:val="variable"/>
  </w:font>
  <w:font w:name="Noto Sans Devanagari">
    <w:panose1 w:val="020B0502040504020204"/>
    <w:charset w:val="00"/>
    <w:family w:val="swiss"/>
    <w:pitch w:val="variable"/>
    <w:sig w:usb0="80008023" w:usb1="00002046"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Textkörper CS)">
    <w:altName w:val="Times New Roman"/>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uisse Int'l Light">
    <w:altName w:val="Arial"/>
    <w:panose1 w:val="020B0604020202020204"/>
    <w:charset w:val="00"/>
    <w:family w:val="swiss"/>
    <w:pitch w:val="variable"/>
    <w:sig w:usb0="A000227F" w:usb1="D000203B" w:usb2="00000008" w:usb3="00000000" w:csb0="000000D7" w:csb1="00000000"/>
  </w:font>
  <w:font w:name="Suisse Int'l Medium">
    <w:altName w:val="Arial"/>
    <w:panose1 w:val="020B0604020202020204"/>
    <w:charset w:val="00"/>
    <w:family w:val="swiss"/>
    <w:pitch w:val="variable"/>
    <w:sig w:usb0="A000227F" w:usb1="D000203B" w:usb2="00000008" w:usb3="00000000" w:csb0="000000D7"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31D9" w14:textId="77777777" w:rsidR="00EA3E14" w:rsidRDefault="00EA3E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18FC" w14:textId="77777777" w:rsidR="00EA3E14" w:rsidRDefault="00000000">
    <w:pPr>
      <w:pStyle w:val="Footer"/>
    </w:pPr>
    <w:r>
      <w:rPr>
        <w:noProof/>
      </w:rPr>
      <mc:AlternateContent>
        <mc:Choice Requires="wps">
          <w:drawing>
            <wp:anchor distT="635" distB="0" distL="635" distR="0" simplePos="0" relativeHeight="2" behindDoc="1" locked="0" layoutInCell="1" allowOverlap="1" wp14:anchorId="6CAFBF7C" wp14:editId="2D51DF99">
              <wp:simplePos x="0" y="0"/>
              <wp:positionH relativeFrom="column">
                <wp:posOffset>2798445</wp:posOffset>
              </wp:positionH>
              <wp:positionV relativeFrom="bottomMargin">
                <wp:posOffset>320675</wp:posOffset>
              </wp:positionV>
              <wp:extent cx="2051685" cy="682625"/>
              <wp:effectExtent l="635" t="635" r="0" b="0"/>
              <wp:wrapNone/>
              <wp:docPr id="3" name="Zone de texte 15"/>
              <wp:cNvGraphicFramePr/>
              <a:graphic xmlns:a="http://schemas.openxmlformats.org/drawingml/2006/main">
                <a:graphicData uri="http://schemas.microsoft.com/office/word/2010/wordprocessingShape">
                  <wps:wsp>
                    <wps:cNvSpPr/>
                    <wps:spPr>
                      <a:xfrm>
                        <a:off x="0" y="0"/>
                        <a:ext cx="2051640" cy="682560"/>
                      </a:xfrm>
                      <a:prstGeom prst="rect">
                        <a:avLst/>
                      </a:prstGeom>
                      <a:noFill/>
                      <a:ln w="6350">
                        <a:noFill/>
                      </a:ln>
                    </wps:spPr>
                    <wps:style>
                      <a:lnRef idx="0">
                        <a:scrgbClr r="0" g="0" b="0"/>
                      </a:lnRef>
                      <a:fillRef idx="0">
                        <a:scrgbClr r="0" g="0" b="0"/>
                      </a:fillRef>
                      <a:effectRef idx="0">
                        <a:scrgbClr r="0" g="0" b="0"/>
                      </a:effectRef>
                      <a:fontRef idx="minor"/>
                    </wps:style>
                    <wps:txbx>
                      <w:txbxContent>
                        <w:p w14:paraId="2593B41C" w14:textId="77777777" w:rsidR="00EA3E14" w:rsidRDefault="00000000">
                          <w:pPr>
                            <w:pStyle w:val="Paragraphestandard"/>
                            <w:tabs>
                              <w:tab w:val="left" w:pos="1418"/>
                            </w:tabs>
                            <w:spacing w:line="240" w:lineRule="auto"/>
                            <w:rPr>
                              <w:rFonts w:ascii="Suisse Int'l Light" w:hAnsi="Suisse Int'l Light" w:cs="Suisse Int'l Light"/>
                              <w:sz w:val="15"/>
                              <w:szCs w:val="15"/>
                            </w:rPr>
                          </w:pPr>
                          <w:proofErr w:type="gramStart"/>
                          <w:r>
                            <w:rPr>
                              <w:rFonts w:ascii="Suisse Int'l Light" w:hAnsi="Suisse Int'l Light" w:cs="Suisse Int'l Light"/>
                              <w:sz w:val="15"/>
                              <w:szCs w:val="15"/>
                            </w:rPr>
                            <w:t>Phone:</w:t>
                          </w:r>
                          <w:proofErr w:type="gramEnd"/>
                          <w:r>
                            <w:rPr>
                              <w:rFonts w:ascii="Suisse Int'l Light" w:hAnsi="Suisse Int'l Light" w:cs="Suisse Int'l Light"/>
                              <w:sz w:val="15"/>
                              <w:szCs w:val="15"/>
                            </w:rPr>
                            <w:tab/>
                            <w:t>+41 21 693 43 61</w:t>
                          </w:r>
                        </w:p>
                        <w:p w14:paraId="2E715C28" w14:textId="77777777" w:rsidR="00EA3E14" w:rsidRDefault="00000000">
                          <w:pPr>
                            <w:pStyle w:val="Paragraphestandard"/>
                            <w:tabs>
                              <w:tab w:val="left" w:pos="1418"/>
                            </w:tabs>
                            <w:spacing w:line="240" w:lineRule="auto"/>
                            <w:rPr>
                              <w:rFonts w:ascii="Suisse Int'l Light" w:hAnsi="Suisse Int'l Light" w:cs="Suisse Int'l Light"/>
                              <w:sz w:val="15"/>
                              <w:szCs w:val="15"/>
                              <w:lang w:val="de-CH"/>
                            </w:rPr>
                          </w:pPr>
                          <w:proofErr w:type="spellStart"/>
                          <w:r>
                            <w:rPr>
                              <w:rFonts w:ascii="Suisse Int'l Light" w:hAnsi="Suisse Int'l Light" w:cs="Suisse Int'l Light"/>
                              <w:sz w:val="15"/>
                              <w:szCs w:val="15"/>
                              <w:lang w:val="de-CH"/>
                            </w:rPr>
                            <w:t>E-mail</w:t>
                          </w:r>
                          <w:proofErr w:type="spellEnd"/>
                          <w:r>
                            <w:rPr>
                              <w:rFonts w:ascii="Suisse Int'l Light" w:hAnsi="Suisse Int'l Light" w:cs="Suisse Int'l Light"/>
                              <w:sz w:val="15"/>
                              <w:szCs w:val="15"/>
                              <w:lang w:val="de-CH"/>
                            </w:rPr>
                            <w:t>:</w:t>
                          </w:r>
                          <w:r>
                            <w:rPr>
                              <w:rFonts w:ascii="Suisse Int'l Light" w:hAnsi="Suisse Int'l Light" w:cs="Suisse Int'l Light"/>
                              <w:sz w:val="15"/>
                              <w:szCs w:val="15"/>
                              <w:lang w:val="de-CH"/>
                            </w:rPr>
                            <w:tab/>
                            <w:t>research@epfl.ch</w:t>
                          </w:r>
                        </w:p>
                        <w:p w14:paraId="4DE93708" w14:textId="77777777" w:rsidR="00EA3E14" w:rsidRDefault="00000000">
                          <w:pPr>
                            <w:pStyle w:val="Paragraphestandard"/>
                            <w:tabs>
                              <w:tab w:val="left" w:pos="1418"/>
                            </w:tabs>
                            <w:spacing w:line="240" w:lineRule="auto"/>
                            <w:rPr>
                              <w:rFonts w:ascii="Suisse Int'l Light" w:hAnsi="Suisse Int'l Light" w:cs="Suisse Int'l Light"/>
                              <w:sz w:val="15"/>
                              <w:szCs w:val="15"/>
                              <w:lang w:val="de-CH"/>
                            </w:rPr>
                          </w:pPr>
                          <w:r>
                            <w:rPr>
                              <w:rFonts w:ascii="Suisse Int'l Light" w:hAnsi="Suisse Int'l Light" w:cs="Suisse Int'l Light"/>
                              <w:sz w:val="15"/>
                              <w:szCs w:val="15"/>
                              <w:lang w:val="de-CH"/>
                            </w:rPr>
                            <w:t>Website:</w:t>
                          </w:r>
                          <w:r>
                            <w:rPr>
                              <w:rFonts w:ascii="Suisse Int'l Light" w:hAnsi="Suisse Int'l Light" w:cs="Suisse Int'l Light"/>
                              <w:sz w:val="15"/>
                              <w:szCs w:val="15"/>
                              <w:lang w:val="de-CH"/>
                            </w:rPr>
                            <w:tab/>
                          </w:r>
                          <w:hyperlink r:id="rId1">
                            <w:r>
                              <w:rPr>
                                <w:rStyle w:val="Hyperlink"/>
                                <w:rFonts w:ascii="Suisse Int'l Light" w:hAnsi="Suisse Int'l Light" w:cs="Suisse Int'l Light"/>
                                <w:sz w:val="15"/>
                                <w:szCs w:val="15"/>
                                <w:lang w:val="de-CH"/>
                              </w:rPr>
                              <w:t>www.epfl.ch/research</w:t>
                            </w:r>
                          </w:hyperlink>
                        </w:p>
                        <w:p w14:paraId="06F11935" w14:textId="77777777" w:rsidR="00EA3E14" w:rsidRDefault="00EA3E14">
                          <w:pPr>
                            <w:pStyle w:val="Paragraphestandard"/>
                            <w:tabs>
                              <w:tab w:val="left" w:pos="1418"/>
                            </w:tabs>
                            <w:spacing w:line="240" w:lineRule="auto"/>
                            <w:rPr>
                              <w:rFonts w:ascii="Suisse Int'l Light" w:hAnsi="Suisse Int'l Light" w:cs="Suisse Int'l Light"/>
                              <w:sz w:val="15"/>
                              <w:szCs w:val="15"/>
                              <w:lang w:val="de-CH"/>
                            </w:rPr>
                          </w:pPr>
                        </w:p>
                      </w:txbxContent>
                    </wps:txbx>
                    <wps:bodyPr lIns="0" tIns="0" rIns="0" bIns="0" anchor="t">
                      <a:prstTxWarp prst="textNoShape">
                        <a:avLst/>
                      </a:prstTxWarp>
                      <a:noAutofit/>
                    </wps:bodyPr>
                  </wps:wsp>
                </a:graphicData>
              </a:graphic>
            </wp:anchor>
          </w:drawing>
        </mc:Choice>
        <mc:Fallback>
          <w:pict>
            <v:rect id="shape_0" ID="Zone de texte 15" path="m0,0l-2147483645,0l-2147483645,-2147483646l0,-2147483646xe" stroked="f" o:allowincell="f" style="position:absolute;margin-left:220.35pt;margin-top:25.25pt;width:161.5pt;height:53.7pt;mso-wrap-style:square;v-text-anchor:top" wp14:anchorId="18A7D581">
              <v:fill o:detectmouseclick="t" on="false"/>
              <v:stroke color="#3465a4" weight="6480" joinstyle="round" endcap="flat"/>
              <v:textbox>
                <w:txbxContent>
                  <w:p>
                    <w:pPr>
                      <w:pStyle w:val="Paragraphestandard"/>
                      <w:tabs>
                        <w:tab w:val="clear" w:pos="708"/>
                        <w:tab w:val="left" w:pos="1418" w:leader="none"/>
                      </w:tabs>
                      <w:spacing w:lineRule="auto" w:line="240"/>
                      <w:rPr>
                        <w:rFonts w:ascii="Suisse Int'l Light" w:hAnsi="Suisse Int'l Light" w:cs="Suisse Int'l Light"/>
                        <w:sz w:val="15"/>
                        <w:szCs w:val="15"/>
                      </w:rPr>
                    </w:pPr>
                    <w:r>
                      <w:rPr>
                        <w:rFonts w:cs="Suisse Int'l Light" w:ascii="Suisse Int'l Light" w:hAnsi="Suisse Int'l Light"/>
                        <w:sz w:val="15"/>
                        <w:szCs w:val="15"/>
                      </w:rPr>
                      <w:t>Phone:</w:t>
                      <w:tab/>
                      <w:t>+41 21 693 43 61</w:t>
                    </w:r>
                  </w:p>
                  <w:p>
                    <w:pPr>
                      <w:pStyle w:val="Paragraphestandard"/>
                      <w:tabs>
                        <w:tab w:val="clear" w:pos="708"/>
                        <w:tab w:val="left" w:pos="1418" w:leader="none"/>
                      </w:tabs>
                      <w:spacing w:lineRule="auto" w:line="240"/>
                      <w:rPr>
                        <w:rFonts w:ascii="Suisse Int'l Light" w:hAnsi="Suisse Int'l Light" w:cs="Suisse Int'l Light"/>
                        <w:sz w:val="15"/>
                        <w:szCs w:val="15"/>
                        <w:lang w:val="de-CH"/>
                      </w:rPr>
                    </w:pPr>
                    <w:r>
                      <w:rPr>
                        <w:rFonts w:cs="Suisse Int'l Light" w:ascii="Suisse Int'l Light" w:hAnsi="Suisse Int'l Light"/>
                        <w:sz w:val="15"/>
                        <w:szCs w:val="15"/>
                        <w:lang w:val="de-CH"/>
                      </w:rPr>
                      <w:t>E-mail:</w:t>
                      <w:tab/>
                      <w:t>research@epfl.ch</w:t>
                    </w:r>
                  </w:p>
                  <w:p>
                    <w:pPr>
                      <w:pStyle w:val="Paragraphestandard"/>
                      <w:tabs>
                        <w:tab w:val="clear" w:pos="708"/>
                        <w:tab w:val="left" w:pos="1418" w:leader="none"/>
                      </w:tabs>
                      <w:suppressAutoHyphens w:val="true"/>
                      <w:spacing w:lineRule="auto" w:line="240"/>
                      <w:rPr>
                        <w:rFonts w:ascii="Suisse Int'l Light" w:hAnsi="Suisse Int'l Light" w:cs="Suisse Int'l Light"/>
                        <w:sz w:val="15"/>
                        <w:szCs w:val="15"/>
                        <w:lang w:val="de-CH"/>
                      </w:rPr>
                    </w:pPr>
                    <w:r>
                      <w:rPr>
                        <w:rFonts w:cs="Suisse Int'l Light" w:ascii="Suisse Int'l Light" w:hAnsi="Suisse Int'l Light"/>
                        <w:sz w:val="15"/>
                        <w:szCs w:val="15"/>
                        <w:lang w:val="de-CH"/>
                      </w:rPr>
                      <w:t>Website:</w:t>
                      <w:tab/>
                    </w:r>
                    <w:hyperlink r:id="rId2">
                      <w:r>
                        <w:rPr>
                          <w:rStyle w:val="Hyperlink"/>
                          <w:rFonts w:cs="Suisse Int'l Light" w:ascii="Suisse Int'l Light" w:hAnsi="Suisse Int'l Light"/>
                          <w:sz w:val="15"/>
                          <w:szCs w:val="15"/>
                          <w:lang w:val="de-CH"/>
                        </w:rPr>
                        <w:t>www.epfl.ch/research</w:t>
                      </w:r>
                    </w:hyperlink>
                  </w:p>
                  <w:p>
                    <w:pPr>
                      <w:pStyle w:val="Paragraphestandard"/>
                      <w:tabs>
                        <w:tab w:val="clear" w:pos="708"/>
                        <w:tab w:val="left" w:pos="1418" w:leader="none"/>
                      </w:tabs>
                      <w:suppressAutoHyphens w:val="true"/>
                      <w:spacing w:lineRule="auto" w:line="240"/>
                      <w:rPr>
                        <w:rFonts w:ascii="Suisse Int'l Light" w:hAnsi="Suisse Int'l Light" w:cs="Suisse Int'l Light"/>
                        <w:sz w:val="15"/>
                        <w:szCs w:val="15"/>
                        <w:lang w:val="de-CH"/>
                      </w:rPr>
                    </w:pPr>
                    <w:r>
                      <w:rPr>
                        <w:rFonts w:cs="Suisse Int'l Light" w:ascii="Suisse Int'l Light" w:hAnsi="Suisse Int'l Light"/>
                        <w:sz w:val="15"/>
                        <w:szCs w:val="15"/>
                        <w:lang w:val="de-CH"/>
                      </w:rPr>
                    </w:r>
                  </w:p>
                </w:txbxContent>
              </v:textbox>
              <w10:wrap type="none"/>
            </v:rect>
          </w:pict>
        </mc:Fallback>
      </mc:AlternateContent>
    </w:r>
    <w:r>
      <w:rPr>
        <w:noProof/>
      </w:rPr>
      <mc:AlternateContent>
        <mc:Choice Requires="wps">
          <w:drawing>
            <wp:anchor distT="635" distB="0" distL="635" distR="0" simplePos="0" relativeHeight="4" behindDoc="1" locked="0" layoutInCell="1" allowOverlap="1" wp14:anchorId="38FBCB79" wp14:editId="2EB9A119">
              <wp:simplePos x="0" y="0"/>
              <wp:positionH relativeFrom="column">
                <wp:posOffset>1212850</wp:posOffset>
              </wp:positionH>
              <wp:positionV relativeFrom="bottomMargin">
                <wp:posOffset>349250</wp:posOffset>
              </wp:positionV>
              <wp:extent cx="1223645" cy="671195"/>
              <wp:effectExtent l="635" t="635" r="0" b="0"/>
              <wp:wrapNone/>
              <wp:docPr id="4" name="Zone de texte 17"/>
              <wp:cNvGraphicFramePr/>
              <a:graphic xmlns:a="http://schemas.openxmlformats.org/drawingml/2006/main">
                <a:graphicData uri="http://schemas.microsoft.com/office/word/2010/wordprocessingShape">
                  <wps:wsp>
                    <wps:cNvSpPr/>
                    <wps:spPr>
                      <a:xfrm>
                        <a:off x="0" y="0"/>
                        <a:ext cx="1223640" cy="671040"/>
                      </a:xfrm>
                      <a:prstGeom prst="rect">
                        <a:avLst/>
                      </a:prstGeom>
                      <a:noFill/>
                      <a:ln w="6350">
                        <a:noFill/>
                      </a:ln>
                    </wps:spPr>
                    <wps:style>
                      <a:lnRef idx="0">
                        <a:scrgbClr r="0" g="0" b="0"/>
                      </a:lnRef>
                      <a:fillRef idx="0">
                        <a:scrgbClr r="0" g="0" b="0"/>
                      </a:fillRef>
                      <a:effectRef idx="0">
                        <a:scrgbClr r="0" g="0" b="0"/>
                      </a:effectRef>
                      <a:fontRef idx="minor"/>
                    </wps:style>
                    <wps:txbx>
                      <w:txbxContent>
                        <w:p w14:paraId="1C63055E" w14:textId="77777777" w:rsidR="00EA3E14" w:rsidRDefault="00000000">
                          <w:pPr>
                            <w:pStyle w:val="Footer"/>
                            <w:snapToGrid w:val="0"/>
                            <w:rPr>
                              <w:rFonts w:ascii="Suisse Int'l Light" w:hAnsi="Suisse Int'l Light" w:cs="Suisse Int'l Light"/>
                              <w:color w:val="000000"/>
                              <w:sz w:val="16"/>
                              <w:szCs w:val="16"/>
                              <w:lang w:val="it-IT"/>
                            </w:rPr>
                          </w:pPr>
                          <w:r>
                            <w:rPr>
                              <w:rFonts w:ascii="Suisse Int'l Light" w:hAnsi="Suisse Int'l Light" w:cs="Suisse Int'l Light"/>
                              <w:color w:val="000000"/>
                              <w:sz w:val="16"/>
                              <w:szCs w:val="16"/>
                              <w:lang w:val="it-IT"/>
                            </w:rPr>
                            <w:t>EPFL AVP-R REO</w:t>
                          </w:r>
                        </w:p>
                        <w:p w14:paraId="1DD19994" w14:textId="77777777" w:rsidR="00EA3E14" w:rsidRDefault="00000000">
                          <w:pPr>
                            <w:pStyle w:val="Footer"/>
                            <w:snapToGrid w:val="0"/>
                            <w:rPr>
                              <w:rFonts w:ascii="Suisse Int'l Light" w:hAnsi="Suisse Int'l Light" w:cs="Suisse Int'l Light"/>
                              <w:color w:val="000000"/>
                              <w:sz w:val="16"/>
                              <w:szCs w:val="16"/>
                              <w:lang w:val="it-IT"/>
                            </w:rPr>
                          </w:pPr>
                          <w:r>
                            <w:rPr>
                              <w:rFonts w:ascii="Suisse Int'l Light" w:hAnsi="Suisse Int'l Light" w:cs="Suisse Int'l Light"/>
                              <w:color w:val="000000"/>
                              <w:sz w:val="16"/>
                              <w:szCs w:val="16"/>
                              <w:lang w:val="it-IT"/>
                            </w:rPr>
                            <w:t>BI A2 – Station 7</w:t>
                          </w:r>
                        </w:p>
                        <w:p w14:paraId="0CFD7F9C" w14:textId="77777777" w:rsidR="00EA3E14" w:rsidRDefault="00000000">
                          <w:pPr>
                            <w:pStyle w:val="FrameContents"/>
                            <w:snapToGrid w:val="0"/>
                            <w:rPr>
                              <w:rFonts w:ascii="Suisse Int'l Light" w:hAnsi="Suisse Int'l Light" w:cs="Suisse Int'l Light"/>
                              <w:color w:val="000000"/>
                              <w:lang w:val="it-CH"/>
                            </w:rPr>
                          </w:pPr>
                          <w:r>
                            <w:rPr>
                              <w:rFonts w:ascii="Suisse Int'l Light" w:hAnsi="Suisse Int'l Light" w:cs="Suisse Int'l Light"/>
                              <w:color w:val="000000"/>
                              <w:sz w:val="16"/>
                              <w:szCs w:val="16"/>
                              <w:lang w:val="it-CH"/>
                            </w:rPr>
                            <w:t>CH - 1015 Lausanne</w:t>
                          </w:r>
                        </w:p>
                      </w:txbxContent>
                    </wps:txbx>
                    <wps:bodyPr lIns="0" tIns="0" rIns="0" bIns="0" anchor="t">
                      <a:prstTxWarp prst="textNoShape">
                        <a:avLst/>
                      </a:prstTxWarp>
                      <a:noAutofit/>
                    </wps:bodyPr>
                  </wps:wsp>
                </a:graphicData>
              </a:graphic>
            </wp:anchor>
          </w:drawing>
        </mc:Choice>
        <mc:Fallback>
          <w:pict>
            <v:rect id="shape_0" ID="Zone de texte 17" path="m0,0l-2147483645,0l-2147483645,-2147483646l0,-2147483646xe" stroked="f" o:allowincell="f" style="position:absolute;margin-left:95.5pt;margin-top:27.5pt;width:96.3pt;height:52.8pt;mso-wrap-style:square;v-text-anchor:top" wp14:anchorId="68A0217F">
              <v:fill o:detectmouseclick="t" on="false"/>
              <v:stroke color="#3465a4" weight="6480" joinstyle="round" endcap="flat"/>
              <v:textbox>
                <w:txbxContent>
                  <w:p>
                    <w:pPr>
                      <w:pStyle w:val="Footer"/>
                      <w:suppressAutoHyphens w:val="true"/>
                      <w:snapToGrid w:val="false"/>
                      <w:rPr>
                        <w:rFonts w:ascii="Suisse Int'l Light" w:hAnsi="Suisse Int'l Light" w:cs="Suisse Int'l Light"/>
                        <w:color w:val="000000"/>
                        <w:sz w:val="16"/>
                        <w:szCs w:val="16"/>
                        <w:lang w:val="it-IT"/>
                      </w:rPr>
                    </w:pPr>
                    <w:r>
                      <w:rPr>
                        <w:rFonts w:cs="Suisse Int'l Light" w:ascii="Suisse Int'l Light" w:hAnsi="Suisse Int'l Light"/>
                        <w:color w:val="000000"/>
                        <w:sz w:val="16"/>
                        <w:szCs w:val="16"/>
                        <w:lang w:val="it-IT"/>
                      </w:rPr>
                      <w:t>EPFL AVP-R REO</w:t>
                    </w:r>
                  </w:p>
                  <w:p>
                    <w:pPr>
                      <w:pStyle w:val="Footer"/>
                      <w:suppressAutoHyphens w:val="true"/>
                      <w:snapToGrid w:val="false"/>
                      <w:rPr>
                        <w:rFonts w:ascii="Suisse Int'l Light" w:hAnsi="Suisse Int'l Light" w:cs="Suisse Int'l Light"/>
                        <w:color w:val="000000"/>
                        <w:sz w:val="16"/>
                        <w:szCs w:val="16"/>
                        <w:lang w:val="it-IT"/>
                      </w:rPr>
                    </w:pPr>
                    <w:r>
                      <w:rPr>
                        <w:rFonts w:cs="Suisse Int'l Light" w:ascii="Suisse Int'l Light" w:hAnsi="Suisse Int'l Light"/>
                        <w:color w:val="000000"/>
                        <w:sz w:val="16"/>
                        <w:szCs w:val="16"/>
                        <w:lang w:val="it-IT"/>
                      </w:rPr>
                      <w:t>BI A2 – Station 7</w:t>
                    </w:r>
                  </w:p>
                  <w:p>
                    <w:pPr>
                      <w:pStyle w:val="FrameContents"/>
                      <w:snapToGrid w:val="false"/>
                      <w:spacing w:before="0" w:after="200"/>
                      <w:rPr>
                        <w:rFonts w:ascii="Suisse Int'l Light" w:hAnsi="Suisse Int'l Light" w:cs="Suisse Int'l Light"/>
                        <w:color w:val="000000"/>
                        <w:lang w:val="it-CH"/>
                      </w:rPr>
                    </w:pPr>
                    <w:r>
                      <w:rPr>
                        <w:rFonts w:cs="Suisse Int'l Light" w:ascii="Suisse Int'l Light" w:hAnsi="Suisse Int'l Light"/>
                        <w:color w:val="000000"/>
                        <w:sz w:val="16"/>
                        <w:szCs w:val="16"/>
                        <w:lang w:val="it-CH"/>
                      </w:rPr>
                      <w:t>CH - 1015 Lausanne</w:t>
                    </w:r>
                  </w:p>
                </w:txbxContent>
              </v:textbox>
              <w10:wrap type="none"/>
            </v:rect>
          </w:pict>
        </mc:Fallback>
      </mc:AlternateContent>
    </w:r>
    <w:r>
      <w:rPr>
        <w:noProof/>
      </w:rPr>
      <mc:AlternateContent>
        <mc:Choice Requires="wps">
          <w:drawing>
            <wp:anchor distT="635" distB="0" distL="635" distR="0" simplePos="0" relativeHeight="6" behindDoc="1" locked="0" layoutInCell="0" allowOverlap="1" wp14:anchorId="22660224" wp14:editId="3E6CF28C">
              <wp:simplePos x="0" y="0"/>
              <wp:positionH relativeFrom="page">
                <wp:posOffset>709295</wp:posOffset>
              </wp:positionH>
              <wp:positionV relativeFrom="bottomMargin">
                <wp:posOffset>412750</wp:posOffset>
              </wp:positionV>
              <wp:extent cx="1223645" cy="467995"/>
              <wp:effectExtent l="635" t="635" r="0" b="0"/>
              <wp:wrapNone/>
              <wp:docPr id="5" name="Zone de texte 18"/>
              <wp:cNvGraphicFramePr/>
              <a:graphic xmlns:a="http://schemas.openxmlformats.org/drawingml/2006/main">
                <a:graphicData uri="http://schemas.microsoft.com/office/word/2010/wordprocessingShape">
                  <wps:wsp>
                    <wps:cNvSpPr/>
                    <wps:spPr>
                      <a:xfrm>
                        <a:off x="0" y="0"/>
                        <a:ext cx="1223640" cy="468000"/>
                      </a:xfrm>
                      <a:prstGeom prst="rect">
                        <a:avLst/>
                      </a:prstGeom>
                      <a:noFill/>
                      <a:ln w="6350">
                        <a:noFill/>
                      </a:ln>
                    </wps:spPr>
                    <wps:style>
                      <a:lnRef idx="0">
                        <a:scrgbClr r="0" g="0" b="0"/>
                      </a:lnRef>
                      <a:fillRef idx="0">
                        <a:scrgbClr r="0" g="0" b="0"/>
                      </a:fillRef>
                      <a:effectRef idx="0">
                        <a:scrgbClr r="0" g="0" b="0"/>
                      </a:effectRef>
                      <a:fontRef idx="minor"/>
                    </wps:style>
                    <wps:txbx>
                      <w:txbxContent>
                        <w:p w14:paraId="6FC5DDE2" w14:textId="77777777" w:rsidR="00EA3E14" w:rsidRDefault="00000000">
                          <w:pPr>
                            <w:pStyle w:val="FrameContents"/>
                            <w:snapToGrid w:val="0"/>
                            <w:rPr>
                              <w:rFonts w:ascii="Suisse Int'l Medium" w:eastAsia="MS Mincho" w:hAnsi="Suisse Int'l Medium" w:cs="Suisse Int'l Medium" w:hint="eastAsia"/>
                              <w:b/>
                              <w:color w:val="000000"/>
                              <w:sz w:val="16"/>
                              <w:szCs w:val="16"/>
                              <w:lang w:val="fr-FR" w:eastAsia="fr-FR"/>
                            </w:rPr>
                          </w:pPr>
                          <w:r>
                            <w:rPr>
                              <w:rFonts w:ascii="Suisse Int'l Medium" w:eastAsia="MS Mincho" w:hAnsi="Suisse Int'l Medium" w:cs="Suisse Int'l Medium"/>
                              <w:b/>
                              <w:color w:val="000000"/>
                              <w:sz w:val="16"/>
                              <w:szCs w:val="16"/>
                              <w:lang w:val="fr-FR" w:eastAsia="fr-FR"/>
                            </w:rPr>
                            <w:t>RESEARCH OFFICE</w:t>
                          </w:r>
                        </w:p>
                      </w:txbxContent>
                    </wps:txbx>
                    <wps:bodyPr lIns="0" tIns="0" rIns="0" bIns="0" anchor="t">
                      <a:prstTxWarp prst="textNoShape">
                        <a:avLst/>
                      </a:prstTxWarp>
                      <a:noAutofit/>
                    </wps:bodyPr>
                  </wps:wsp>
                </a:graphicData>
              </a:graphic>
            </wp:anchor>
          </w:drawing>
        </mc:Choice>
        <mc:Fallback>
          <w:pict>
            <v:rect id="shape_0" ID="Zone de texte 18" path="m0,0l-2147483645,0l-2147483645,-2147483646l0,-2147483646xe" stroked="f" o:allowincell="f" style="position:absolute;margin-left:55.85pt;margin-top:32.5pt;width:96.3pt;height:36.8pt;mso-wrap-style:square;v-text-anchor:top;mso-position-horizontal-relative:page" wp14:anchorId="30B0D28F">
              <v:fill o:detectmouseclick="t" on="false"/>
              <v:stroke color="#3465a4" weight="6480" joinstyle="round" endcap="flat"/>
              <v:textbox>
                <w:txbxContent>
                  <w:p>
                    <w:pPr>
                      <w:pStyle w:val="FrameContents"/>
                      <w:snapToGrid w:val="false"/>
                      <w:spacing w:before="0" w:after="200"/>
                      <w:rPr>
                        <w:rFonts w:ascii="Suisse Int'l Medium" w:hAnsi="Suisse Int'l Medium" w:eastAsia="MS Mincho" w:cs="Suisse Int'l Medium"/>
                        <w:b/>
                        <w:color w:val="000000"/>
                        <w:sz w:val="16"/>
                        <w:szCs w:val="16"/>
                        <w:lang w:val="fr-FR" w:eastAsia="fr-FR"/>
                      </w:rPr>
                    </w:pPr>
                    <w:r>
                      <w:rPr>
                        <w:rFonts w:eastAsia="MS Mincho" w:cs="Suisse Int'l Medium" w:ascii="Suisse Int'l Medium" w:hAnsi="Suisse Int'l Medium"/>
                        <w:b/>
                        <w:color w:val="000000"/>
                        <w:sz w:val="16"/>
                        <w:szCs w:val="16"/>
                        <w:lang w:val="fr-FR" w:eastAsia="fr-FR"/>
                      </w:rPr>
                      <w:t>RESEARCH OFFICE</w:t>
                    </w:r>
                  </w:p>
                </w:txbxContent>
              </v:textbox>
              <w10:wrap type="none"/>
            </v:rect>
          </w:pict>
        </mc:Fallback>
      </mc:AlternateContent>
    </w:r>
    <w:r>
      <w:rPr>
        <w:noProof/>
      </w:rPr>
      <mc:AlternateContent>
        <mc:Choice Requires="wps">
          <w:drawing>
            <wp:anchor distT="0" distB="12700" distL="114300" distR="114300" simplePos="0" relativeHeight="15" behindDoc="1" locked="0" layoutInCell="0" allowOverlap="0" wp14:anchorId="74A1CC08" wp14:editId="7E1D53AD">
              <wp:simplePos x="0" y="0"/>
              <wp:positionH relativeFrom="page">
                <wp:posOffset>6732905</wp:posOffset>
              </wp:positionH>
              <wp:positionV relativeFrom="bottomMargin">
                <wp:posOffset>434340</wp:posOffset>
              </wp:positionV>
              <wp:extent cx="359410" cy="431800"/>
              <wp:effectExtent l="0" t="0" r="0" b="6350"/>
              <wp:wrapSquare wrapText="bothSides"/>
              <wp:docPr id="6" name="Zone de texte 1"/>
              <wp:cNvGraphicFramePr/>
              <a:graphic xmlns:a="http://schemas.openxmlformats.org/drawingml/2006/main">
                <a:graphicData uri="http://schemas.microsoft.com/office/word/2010/wordprocessingShape">
                  <wps:wsp>
                    <wps:cNvSpPr/>
                    <wps:spPr>
                      <a:xfrm>
                        <a:off x="0" y="0"/>
                        <a:ext cx="359280" cy="431640"/>
                      </a:xfrm>
                      <a:prstGeom prst="rect">
                        <a:avLst/>
                      </a:prstGeom>
                      <a:noFill/>
                      <a:ln w="3175">
                        <a:noFill/>
                      </a:ln>
                    </wps:spPr>
                    <wps:style>
                      <a:lnRef idx="0">
                        <a:scrgbClr r="0" g="0" b="0"/>
                      </a:lnRef>
                      <a:fillRef idx="0">
                        <a:scrgbClr r="0" g="0" b="0"/>
                      </a:fillRef>
                      <a:effectRef idx="0">
                        <a:scrgbClr r="0" g="0" b="0"/>
                      </a:effectRef>
                      <a:fontRef idx="minor"/>
                    </wps:style>
                    <wps:txbx>
                      <w:txbxContent>
                        <w:p w14:paraId="291DF284" w14:textId="77777777" w:rsidR="00EA3E14" w:rsidRDefault="00000000">
                          <w:pPr>
                            <w:pStyle w:val="Footer"/>
                            <w:rPr>
                              <w:rFonts w:ascii="Arial" w:hAnsi="Arial" w:cs="Arial"/>
                              <w:sz w:val="14"/>
                              <w:szCs w:val="14"/>
                            </w:rPr>
                          </w:pPr>
                          <w:r>
                            <w:rPr>
                              <w:rFonts w:ascii="Arial" w:hAnsi="Arial" w:cs="Arial"/>
                              <w:color w:val="000000"/>
                              <w:sz w:val="14"/>
                              <w:szCs w:val="14"/>
                            </w:rPr>
                            <w:fldChar w:fldCharType="begin"/>
                          </w:r>
                          <w:r>
                            <w:rPr>
                              <w:rFonts w:ascii="Arial" w:hAnsi="Arial" w:cs="Arial"/>
                              <w:color w:val="000000"/>
                              <w:sz w:val="14"/>
                              <w:szCs w:val="14"/>
                            </w:rPr>
                            <w:instrText xml:space="preserve"> PAGE </w:instrText>
                          </w:r>
                          <w:r>
                            <w:rPr>
                              <w:rFonts w:ascii="Arial" w:hAnsi="Arial" w:cs="Arial"/>
                              <w:color w:val="000000"/>
                              <w:sz w:val="14"/>
                              <w:szCs w:val="14"/>
                            </w:rPr>
                            <w:fldChar w:fldCharType="separate"/>
                          </w:r>
                          <w:r>
                            <w:rPr>
                              <w:rFonts w:ascii="Arial" w:hAnsi="Arial" w:cs="Arial"/>
                              <w:color w:val="000000"/>
                              <w:sz w:val="14"/>
                              <w:szCs w:val="14"/>
                            </w:rPr>
                            <w:t>2</w:t>
                          </w:r>
                          <w:r>
                            <w:rPr>
                              <w:rFonts w:ascii="Arial" w:hAnsi="Arial" w:cs="Arial"/>
                              <w:color w:val="000000"/>
                              <w:sz w:val="14"/>
                              <w:szCs w:val="14"/>
                            </w:rPr>
                            <w:fldChar w:fldCharType="end"/>
                          </w:r>
                        </w:p>
                        <w:p w14:paraId="7CED7F93" w14:textId="77777777" w:rsidR="00EA3E14" w:rsidRDefault="00EA3E14">
                          <w:pPr>
                            <w:pStyle w:val="Footer"/>
                            <w:rPr>
                              <w:rFonts w:ascii="Arial" w:hAnsi="Arial" w:cs="Arial"/>
                              <w:sz w:val="14"/>
                              <w:szCs w:val="14"/>
                            </w:rPr>
                          </w:pPr>
                        </w:p>
                      </w:txbxContent>
                    </wps:txbx>
                    <wps:bodyPr anchor="b">
                      <a:prstTxWarp prst="textNoShape">
                        <a:avLst/>
                      </a:prstTxWarp>
                      <a:noAutofit/>
                    </wps:bodyPr>
                  </wps:wsp>
                </a:graphicData>
              </a:graphic>
            </wp:anchor>
          </w:drawing>
        </mc:Choice>
        <mc:Fallback>
          <w:pict>
            <v:rect id="shape_0" ID="Zone de texte 1" path="m0,0l-2147483645,0l-2147483645,-2147483646l0,-2147483646xe" stroked="f" o:allowincell="f" style="position:absolute;margin-left:530.15pt;margin-top:34.2pt;width:28.25pt;height:33.95pt;mso-wrap-style:square;v-text-anchor:bottom;mso-position-horizontal-relative:page" wp14:anchorId="037B6E52">
              <v:fill o:detectmouseclick="t" on="false"/>
              <v:stroke color="#3465a4" weight="3240" joinstyle="round" endcap="flat"/>
              <v:textbox>
                <w:txbxContent>
                  <w:p>
                    <w:pPr>
                      <w:pStyle w:val="Footer"/>
                      <w:rPr>
                        <w:rFonts w:ascii="Arial" w:hAnsi="Arial" w:cs="Arial"/>
                        <w:sz w:val="14"/>
                        <w:szCs w:val="14"/>
                      </w:rPr>
                    </w:pPr>
                    <w:r>
                      <w:rPr>
                        <w:rFonts w:cs="Arial" w:ascii="Arial" w:hAnsi="Arial"/>
                        <w:color w:val="000000"/>
                        <w:sz w:val="14"/>
                        <w:szCs w:val="14"/>
                      </w:rPr>
                      <w:fldChar w:fldCharType="begin"/>
                    </w:r>
                    <w:r>
                      <w:rPr>
                        <w:sz w:val="14"/>
                        <w:szCs w:val="14"/>
                        <w:rFonts w:cs="Arial" w:ascii="Arial" w:hAnsi="Arial"/>
                        <w:color w:val="000000"/>
                      </w:rPr>
                      <w:instrText xml:space="preserve"> PAGE </w:instrText>
                    </w:r>
                    <w:r>
                      <w:rPr>
                        <w:sz w:val="14"/>
                        <w:szCs w:val="14"/>
                        <w:rFonts w:cs="Arial" w:ascii="Arial" w:hAnsi="Arial"/>
                        <w:color w:val="000000"/>
                      </w:rPr>
                      <w:fldChar w:fldCharType="separate"/>
                    </w:r>
                    <w:r>
                      <w:rPr>
                        <w:sz w:val="14"/>
                        <w:szCs w:val="14"/>
                        <w:rFonts w:cs="Arial" w:ascii="Arial" w:hAnsi="Arial"/>
                        <w:color w:val="000000"/>
                      </w:rPr>
                      <w:t>2</w:t>
                    </w:r>
                    <w:r>
                      <w:rPr>
                        <w:sz w:val="14"/>
                        <w:szCs w:val="14"/>
                        <w:rFonts w:cs="Arial" w:ascii="Arial" w:hAnsi="Arial"/>
                        <w:color w:val="000000"/>
                      </w:rPr>
                      <w:fldChar w:fldCharType="end"/>
                    </w:r>
                  </w:p>
                  <w:p>
                    <w:pPr>
                      <w:pStyle w:val="Footer"/>
                      <w:rPr>
                        <w:rFonts w:ascii="Arial" w:hAnsi="Arial" w:cs="Arial"/>
                        <w:sz w:val="14"/>
                        <w:szCs w:val="14"/>
                      </w:rPr>
                    </w:pPr>
                    <w:r>
                      <w:rPr>
                        <w:rFonts w:cs="Arial" w:ascii="Arial" w:hAnsi="Arial"/>
                        <w:color w:val="000000"/>
                        <w:sz w:val="14"/>
                        <w:szCs w:val="14"/>
                      </w:rPr>
                    </w:r>
                  </w:p>
                </w:txbxContent>
              </v:textbox>
              <w10:wrap type="square"/>
            </v:rect>
          </w:pict>
        </mc:Fallback>
      </mc:AlternateContent>
    </w:r>
    <w:r>
      <w:rPr>
        <w:noProof/>
      </w:rPr>
      <w:drawing>
        <wp:anchor distT="0" distB="0" distL="0" distR="0" simplePos="0" relativeHeight="17" behindDoc="1" locked="0" layoutInCell="0" allowOverlap="0" wp14:anchorId="46200EF4" wp14:editId="56EA9143">
          <wp:simplePos x="0" y="0"/>
          <wp:positionH relativeFrom="page">
            <wp:posOffset>540385</wp:posOffset>
          </wp:positionH>
          <wp:positionV relativeFrom="bottomMargin">
            <wp:posOffset>456565</wp:posOffset>
          </wp:positionV>
          <wp:extent cx="75565" cy="64770"/>
          <wp:effectExtent l="0" t="0" r="0" b="0"/>
          <wp:wrapNone/>
          <wp:docPr id="7"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2"/>
                  <pic:cNvPicPr>
                    <a:picLocks noChangeAspect="1" noChangeArrowheads="1"/>
                  </pic:cNvPicPr>
                </pic:nvPicPr>
                <pic:blipFill>
                  <a:blip r:embed="rId3"/>
                  <a:stretch>
                    <a:fillRect/>
                  </a:stretch>
                </pic:blipFill>
                <pic:spPr bwMode="auto">
                  <a:xfrm>
                    <a:off x="0" y="0"/>
                    <a:ext cx="75565" cy="64770"/>
                  </a:xfrm>
                  <a:prstGeom prst="rect">
                    <a:avLst/>
                  </a:prstGeom>
                </pic:spPr>
              </pic:pic>
            </a:graphicData>
          </a:graphic>
        </wp:anchor>
      </w:drawing>
    </w:r>
    <w:r>
      <w:rPr>
        <w:noProof/>
      </w:rPr>
      <mc:AlternateContent>
        <mc:Choice Requires="wps">
          <w:drawing>
            <wp:anchor distT="0" distB="0" distL="2540" distR="2540" simplePos="0" relativeHeight="18" behindDoc="1" locked="0" layoutInCell="1" allowOverlap="1" wp14:anchorId="7FD3A362" wp14:editId="752FE3F4">
              <wp:simplePos x="0" y="0"/>
              <wp:positionH relativeFrom="column">
                <wp:posOffset>6082665</wp:posOffset>
              </wp:positionH>
              <wp:positionV relativeFrom="bottomMargin">
                <wp:posOffset>261620</wp:posOffset>
              </wp:positionV>
              <wp:extent cx="0" cy="460375"/>
              <wp:effectExtent l="2540" t="0" r="2540" b="0"/>
              <wp:wrapNone/>
              <wp:docPr id="8" name="Connecteur droit 13"/>
              <wp:cNvGraphicFramePr/>
              <a:graphic xmlns:a="http://schemas.openxmlformats.org/drawingml/2006/main">
                <a:graphicData uri="http://schemas.microsoft.com/office/word/2010/wordprocessingShape">
                  <wps:wsp>
                    <wps:cNvCnPr/>
                    <wps:spPr>
                      <a:xfrm>
                        <a:off x="0" y="0"/>
                        <a:ext cx="0" cy="460440"/>
                      </a:xfrm>
                      <a:prstGeom prst="line">
                        <a:avLst/>
                      </a:prstGeom>
                      <a:ln w="3810">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78.95pt,20.6pt" to="478.95pt,56.8pt" ID="Connecteur droit 13" stroked="t" o:allowincell="f" style="position:absolute" wp14:anchorId="7FCB9247">
              <v:stroke color="black" weight="3960" joinstyle="miter" endcap="flat"/>
              <v:fill o:detectmouseclick="t" on="false"/>
              <w10:wrap type="none"/>
            </v:line>
          </w:pict>
        </mc:Fallback>
      </mc:AlternateContent>
    </w:r>
    <w:r>
      <w:fldChar w:fldCharType="begin"/>
    </w:r>
    <w:r>
      <w:instrText>ADVANCE</w:instrText>
    </w:r>
    <w:r>
      <w:fldChar w:fldCharType="separate"/>
    </w:r>
    <w:r>
      <w:fldChar w:fldCharType="end"/>
    </w:r>
    <w:fldSimple w:instr="USERADDRESS  \* MERGEFORMA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89E0" w14:textId="77777777" w:rsidR="00EA3E14" w:rsidRDefault="00000000">
    <w:pPr>
      <w:pStyle w:val="Header"/>
      <w:tabs>
        <w:tab w:val="clear" w:pos="4536"/>
        <w:tab w:val="clear" w:pos="9072"/>
        <w:tab w:val="left" w:pos="1981"/>
      </w:tabs>
    </w:pPr>
    <w:r>
      <w:tab/>
    </w:r>
  </w:p>
  <w:p w14:paraId="53A357A0" w14:textId="77777777" w:rsidR="00EA3E14" w:rsidRDefault="00EA3E14"/>
  <w:p w14:paraId="3C657BB4" w14:textId="77777777" w:rsidR="00EA3E14" w:rsidRDefault="00EA3E14">
    <w:pPr>
      <w:pStyle w:val="Footer"/>
    </w:pPr>
  </w:p>
  <w:p w14:paraId="1C47756B" w14:textId="77777777" w:rsidR="00EA3E14" w:rsidRDefault="00EA3E14"/>
  <w:p w14:paraId="7C705937" w14:textId="77777777" w:rsidR="00EA3E14" w:rsidRDefault="00000000">
    <w:pPr>
      <w:pStyle w:val="Footer"/>
    </w:pPr>
    <w:r>
      <w:rPr>
        <w:noProof/>
      </w:rPr>
      <mc:AlternateContent>
        <mc:Choice Requires="wps">
          <w:drawing>
            <wp:anchor distT="635" distB="0" distL="635" distR="0" simplePos="0" relativeHeight="8" behindDoc="1" locked="0" layoutInCell="1" allowOverlap="1" wp14:anchorId="612D0FAE" wp14:editId="18BF60F4">
              <wp:simplePos x="0" y="0"/>
              <wp:positionH relativeFrom="column">
                <wp:posOffset>2798445</wp:posOffset>
              </wp:positionH>
              <wp:positionV relativeFrom="bottomMargin">
                <wp:posOffset>320675</wp:posOffset>
              </wp:positionV>
              <wp:extent cx="2051685" cy="682625"/>
              <wp:effectExtent l="635" t="635" r="0" b="0"/>
              <wp:wrapNone/>
              <wp:docPr id="9" name="Zone de texte 5"/>
              <wp:cNvGraphicFramePr/>
              <a:graphic xmlns:a="http://schemas.openxmlformats.org/drawingml/2006/main">
                <a:graphicData uri="http://schemas.microsoft.com/office/word/2010/wordprocessingShape">
                  <wps:wsp>
                    <wps:cNvSpPr/>
                    <wps:spPr>
                      <a:xfrm>
                        <a:off x="0" y="0"/>
                        <a:ext cx="2051640" cy="682560"/>
                      </a:xfrm>
                      <a:prstGeom prst="rect">
                        <a:avLst/>
                      </a:prstGeom>
                      <a:noFill/>
                      <a:ln w="6350">
                        <a:noFill/>
                      </a:ln>
                    </wps:spPr>
                    <wps:style>
                      <a:lnRef idx="0">
                        <a:scrgbClr r="0" g="0" b="0"/>
                      </a:lnRef>
                      <a:fillRef idx="0">
                        <a:scrgbClr r="0" g="0" b="0"/>
                      </a:fillRef>
                      <a:effectRef idx="0">
                        <a:scrgbClr r="0" g="0" b="0"/>
                      </a:effectRef>
                      <a:fontRef idx="minor"/>
                    </wps:style>
                    <wps:txbx>
                      <w:txbxContent>
                        <w:p w14:paraId="592BC228" w14:textId="77777777" w:rsidR="00EA3E14" w:rsidRDefault="00000000">
                          <w:pPr>
                            <w:pStyle w:val="Paragraphestandard"/>
                            <w:tabs>
                              <w:tab w:val="left" w:pos="1418"/>
                            </w:tabs>
                            <w:spacing w:line="240" w:lineRule="auto"/>
                            <w:rPr>
                              <w:rFonts w:ascii="Suisse Int'l Light" w:hAnsi="Suisse Int'l Light" w:cs="Suisse Int'l Light"/>
                              <w:sz w:val="15"/>
                              <w:szCs w:val="15"/>
                            </w:rPr>
                          </w:pPr>
                          <w:proofErr w:type="gramStart"/>
                          <w:r>
                            <w:rPr>
                              <w:rFonts w:ascii="Suisse Int'l Light" w:hAnsi="Suisse Int'l Light" w:cs="Suisse Int'l Light"/>
                              <w:sz w:val="15"/>
                              <w:szCs w:val="15"/>
                            </w:rPr>
                            <w:t>Phone:</w:t>
                          </w:r>
                          <w:proofErr w:type="gramEnd"/>
                          <w:r>
                            <w:rPr>
                              <w:rFonts w:ascii="Suisse Int'l Light" w:hAnsi="Suisse Int'l Light" w:cs="Suisse Int'l Light"/>
                              <w:sz w:val="15"/>
                              <w:szCs w:val="15"/>
                            </w:rPr>
                            <w:tab/>
                            <w:t>+41 21 693 43 61</w:t>
                          </w:r>
                        </w:p>
                        <w:p w14:paraId="7EC45D62" w14:textId="77777777" w:rsidR="00EA3E14" w:rsidRDefault="00000000">
                          <w:pPr>
                            <w:pStyle w:val="Paragraphestandard"/>
                            <w:tabs>
                              <w:tab w:val="left" w:pos="1418"/>
                            </w:tabs>
                            <w:spacing w:line="240" w:lineRule="auto"/>
                            <w:rPr>
                              <w:rFonts w:ascii="Suisse Int'l Light" w:hAnsi="Suisse Int'l Light" w:cs="Suisse Int'l Light"/>
                              <w:sz w:val="15"/>
                              <w:szCs w:val="15"/>
                              <w:lang w:val="de-CH"/>
                            </w:rPr>
                          </w:pPr>
                          <w:proofErr w:type="spellStart"/>
                          <w:r>
                            <w:rPr>
                              <w:rFonts w:ascii="Suisse Int'l Light" w:hAnsi="Suisse Int'l Light" w:cs="Suisse Int'l Light"/>
                              <w:sz w:val="15"/>
                              <w:szCs w:val="15"/>
                              <w:lang w:val="de-CH"/>
                            </w:rPr>
                            <w:t>E-mail</w:t>
                          </w:r>
                          <w:proofErr w:type="spellEnd"/>
                          <w:r>
                            <w:rPr>
                              <w:rFonts w:ascii="Suisse Int'l Light" w:hAnsi="Suisse Int'l Light" w:cs="Suisse Int'l Light"/>
                              <w:sz w:val="15"/>
                              <w:szCs w:val="15"/>
                              <w:lang w:val="de-CH"/>
                            </w:rPr>
                            <w:t>:</w:t>
                          </w:r>
                          <w:r>
                            <w:rPr>
                              <w:rFonts w:ascii="Suisse Int'l Light" w:hAnsi="Suisse Int'l Light" w:cs="Suisse Int'l Light"/>
                              <w:sz w:val="15"/>
                              <w:szCs w:val="15"/>
                              <w:lang w:val="de-CH"/>
                            </w:rPr>
                            <w:tab/>
                            <w:t>research@epfl.ch</w:t>
                          </w:r>
                        </w:p>
                        <w:p w14:paraId="4E3F652C" w14:textId="77777777" w:rsidR="00EA3E14" w:rsidRDefault="00000000">
                          <w:pPr>
                            <w:pStyle w:val="Paragraphestandard"/>
                            <w:tabs>
                              <w:tab w:val="left" w:pos="1418"/>
                            </w:tabs>
                            <w:spacing w:line="240" w:lineRule="auto"/>
                            <w:rPr>
                              <w:rFonts w:ascii="Suisse Int'l Light" w:hAnsi="Suisse Int'l Light" w:cs="Suisse Int'l Light"/>
                              <w:sz w:val="15"/>
                              <w:szCs w:val="15"/>
                              <w:lang w:val="de-CH"/>
                            </w:rPr>
                          </w:pPr>
                          <w:r>
                            <w:rPr>
                              <w:rFonts w:ascii="Suisse Int'l Light" w:hAnsi="Suisse Int'l Light" w:cs="Suisse Int'l Light"/>
                              <w:sz w:val="15"/>
                              <w:szCs w:val="15"/>
                              <w:lang w:val="de-CH"/>
                            </w:rPr>
                            <w:t>Website:</w:t>
                          </w:r>
                          <w:r>
                            <w:rPr>
                              <w:rFonts w:ascii="Suisse Int'l Light" w:hAnsi="Suisse Int'l Light" w:cs="Suisse Int'l Light"/>
                              <w:sz w:val="15"/>
                              <w:szCs w:val="15"/>
                              <w:lang w:val="de-CH"/>
                            </w:rPr>
                            <w:tab/>
                          </w:r>
                          <w:hyperlink r:id="rId1">
                            <w:r>
                              <w:rPr>
                                <w:rStyle w:val="Hyperlink"/>
                                <w:rFonts w:ascii="Suisse Int'l Light" w:hAnsi="Suisse Int'l Light" w:cs="Suisse Int'l Light"/>
                                <w:sz w:val="15"/>
                                <w:szCs w:val="15"/>
                                <w:lang w:val="de-CH"/>
                              </w:rPr>
                              <w:t>www.epfl.ch/research</w:t>
                            </w:r>
                          </w:hyperlink>
                        </w:p>
                        <w:p w14:paraId="71192A77" w14:textId="77777777" w:rsidR="00EA3E14" w:rsidRDefault="00EA3E14">
                          <w:pPr>
                            <w:pStyle w:val="Paragraphestandard"/>
                            <w:tabs>
                              <w:tab w:val="left" w:pos="1418"/>
                            </w:tabs>
                            <w:spacing w:line="240" w:lineRule="auto"/>
                            <w:rPr>
                              <w:rFonts w:ascii="Suisse Int'l Light" w:hAnsi="Suisse Int'l Light" w:cs="Suisse Int'l Light"/>
                              <w:sz w:val="15"/>
                              <w:szCs w:val="15"/>
                              <w:lang w:val="de-CH"/>
                            </w:rPr>
                          </w:pPr>
                        </w:p>
                      </w:txbxContent>
                    </wps:txbx>
                    <wps:bodyPr lIns="0" tIns="0" rIns="0" bIns="0" anchor="t">
                      <a:prstTxWarp prst="textNoShape">
                        <a:avLst/>
                      </a:prstTxWarp>
                      <a:noAutofit/>
                    </wps:bodyPr>
                  </wps:wsp>
                </a:graphicData>
              </a:graphic>
            </wp:anchor>
          </w:drawing>
        </mc:Choice>
        <mc:Fallback>
          <w:pict>
            <v:rect id="shape_0" ID="Zone de texte 5" path="m0,0l-2147483645,0l-2147483645,-2147483646l0,-2147483646xe" stroked="f" o:allowincell="f" style="position:absolute;margin-left:220.35pt;margin-top:25.25pt;width:161.5pt;height:53.7pt;mso-wrap-style:square;v-text-anchor:top" wp14:anchorId="4E50FE99">
              <v:fill o:detectmouseclick="t" on="false"/>
              <v:stroke color="#3465a4" weight="6480" joinstyle="round" endcap="flat"/>
              <v:textbox>
                <w:txbxContent>
                  <w:p>
                    <w:pPr>
                      <w:pStyle w:val="Paragraphestandard"/>
                      <w:tabs>
                        <w:tab w:val="clear" w:pos="708"/>
                        <w:tab w:val="left" w:pos="1418" w:leader="none"/>
                      </w:tabs>
                      <w:spacing w:lineRule="auto" w:line="240"/>
                      <w:rPr>
                        <w:rFonts w:ascii="Suisse Int'l Light" w:hAnsi="Suisse Int'l Light" w:cs="Suisse Int'l Light"/>
                        <w:sz w:val="15"/>
                        <w:szCs w:val="15"/>
                      </w:rPr>
                    </w:pPr>
                    <w:r>
                      <w:rPr>
                        <w:rFonts w:cs="Suisse Int'l Light" w:ascii="Suisse Int'l Light" w:hAnsi="Suisse Int'l Light"/>
                        <w:sz w:val="15"/>
                        <w:szCs w:val="15"/>
                      </w:rPr>
                      <w:t>Phone:</w:t>
                      <w:tab/>
                      <w:t>+41 21 693 43 61</w:t>
                    </w:r>
                  </w:p>
                  <w:p>
                    <w:pPr>
                      <w:pStyle w:val="Paragraphestandard"/>
                      <w:tabs>
                        <w:tab w:val="clear" w:pos="708"/>
                        <w:tab w:val="left" w:pos="1418" w:leader="none"/>
                      </w:tabs>
                      <w:spacing w:lineRule="auto" w:line="240"/>
                      <w:rPr>
                        <w:rFonts w:ascii="Suisse Int'l Light" w:hAnsi="Suisse Int'l Light" w:cs="Suisse Int'l Light"/>
                        <w:sz w:val="15"/>
                        <w:szCs w:val="15"/>
                        <w:lang w:val="de-CH"/>
                      </w:rPr>
                    </w:pPr>
                    <w:r>
                      <w:rPr>
                        <w:rFonts w:cs="Suisse Int'l Light" w:ascii="Suisse Int'l Light" w:hAnsi="Suisse Int'l Light"/>
                        <w:sz w:val="15"/>
                        <w:szCs w:val="15"/>
                        <w:lang w:val="de-CH"/>
                      </w:rPr>
                      <w:t>E-mail:</w:t>
                      <w:tab/>
                      <w:t>research@epfl.ch</w:t>
                    </w:r>
                  </w:p>
                  <w:p>
                    <w:pPr>
                      <w:pStyle w:val="Paragraphestandard"/>
                      <w:tabs>
                        <w:tab w:val="clear" w:pos="708"/>
                        <w:tab w:val="left" w:pos="1418" w:leader="none"/>
                      </w:tabs>
                      <w:suppressAutoHyphens w:val="true"/>
                      <w:spacing w:lineRule="auto" w:line="240"/>
                      <w:rPr>
                        <w:rFonts w:ascii="Suisse Int'l Light" w:hAnsi="Suisse Int'l Light" w:cs="Suisse Int'l Light"/>
                        <w:sz w:val="15"/>
                        <w:szCs w:val="15"/>
                        <w:lang w:val="de-CH"/>
                      </w:rPr>
                    </w:pPr>
                    <w:r>
                      <w:rPr>
                        <w:rFonts w:cs="Suisse Int'l Light" w:ascii="Suisse Int'l Light" w:hAnsi="Suisse Int'l Light"/>
                        <w:sz w:val="15"/>
                        <w:szCs w:val="15"/>
                        <w:lang w:val="de-CH"/>
                      </w:rPr>
                      <w:t>Website:</w:t>
                      <w:tab/>
                    </w:r>
                    <w:hyperlink r:id="rId2">
                      <w:r>
                        <w:rPr>
                          <w:rStyle w:val="Hyperlink"/>
                          <w:rFonts w:cs="Suisse Int'l Light" w:ascii="Suisse Int'l Light" w:hAnsi="Suisse Int'l Light"/>
                          <w:sz w:val="15"/>
                          <w:szCs w:val="15"/>
                          <w:lang w:val="de-CH"/>
                        </w:rPr>
                        <w:t>www.epfl.ch/research</w:t>
                      </w:r>
                    </w:hyperlink>
                  </w:p>
                  <w:p>
                    <w:pPr>
                      <w:pStyle w:val="Paragraphestandard"/>
                      <w:tabs>
                        <w:tab w:val="clear" w:pos="708"/>
                        <w:tab w:val="left" w:pos="1418" w:leader="none"/>
                      </w:tabs>
                      <w:suppressAutoHyphens w:val="true"/>
                      <w:spacing w:lineRule="auto" w:line="240"/>
                      <w:rPr>
                        <w:rFonts w:ascii="Suisse Int'l Light" w:hAnsi="Suisse Int'l Light" w:cs="Suisse Int'l Light"/>
                        <w:sz w:val="15"/>
                        <w:szCs w:val="15"/>
                        <w:lang w:val="de-CH"/>
                      </w:rPr>
                    </w:pPr>
                    <w:r>
                      <w:rPr>
                        <w:rFonts w:cs="Suisse Int'l Light" w:ascii="Suisse Int'l Light" w:hAnsi="Suisse Int'l Light"/>
                        <w:sz w:val="15"/>
                        <w:szCs w:val="15"/>
                        <w:lang w:val="de-CH"/>
                      </w:rPr>
                    </w:r>
                  </w:p>
                </w:txbxContent>
              </v:textbox>
              <w10:wrap type="none"/>
            </v:rect>
          </w:pict>
        </mc:Fallback>
      </mc:AlternateContent>
    </w:r>
    <w:r>
      <w:rPr>
        <w:noProof/>
      </w:rPr>
      <mc:AlternateContent>
        <mc:Choice Requires="wps">
          <w:drawing>
            <wp:anchor distT="635" distB="0" distL="635" distR="0" simplePos="0" relativeHeight="10" behindDoc="1" locked="0" layoutInCell="1" allowOverlap="1" wp14:anchorId="00F722D9" wp14:editId="240086C5">
              <wp:simplePos x="0" y="0"/>
              <wp:positionH relativeFrom="column">
                <wp:posOffset>1212850</wp:posOffset>
              </wp:positionH>
              <wp:positionV relativeFrom="bottomMargin">
                <wp:posOffset>349250</wp:posOffset>
              </wp:positionV>
              <wp:extent cx="1223645" cy="671195"/>
              <wp:effectExtent l="635" t="635" r="0" b="0"/>
              <wp:wrapNone/>
              <wp:docPr id="10" name="Zone de texte 6"/>
              <wp:cNvGraphicFramePr/>
              <a:graphic xmlns:a="http://schemas.openxmlformats.org/drawingml/2006/main">
                <a:graphicData uri="http://schemas.microsoft.com/office/word/2010/wordprocessingShape">
                  <wps:wsp>
                    <wps:cNvSpPr/>
                    <wps:spPr>
                      <a:xfrm>
                        <a:off x="0" y="0"/>
                        <a:ext cx="1223640" cy="671040"/>
                      </a:xfrm>
                      <a:prstGeom prst="rect">
                        <a:avLst/>
                      </a:prstGeom>
                      <a:noFill/>
                      <a:ln w="6350">
                        <a:noFill/>
                      </a:ln>
                    </wps:spPr>
                    <wps:style>
                      <a:lnRef idx="0">
                        <a:scrgbClr r="0" g="0" b="0"/>
                      </a:lnRef>
                      <a:fillRef idx="0">
                        <a:scrgbClr r="0" g="0" b="0"/>
                      </a:fillRef>
                      <a:effectRef idx="0">
                        <a:scrgbClr r="0" g="0" b="0"/>
                      </a:effectRef>
                      <a:fontRef idx="minor"/>
                    </wps:style>
                    <wps:txbx>
                      <w:txbxContent>
                        <w:p w14:paraId="3BC1DC64" w14:textId="77777777" w:rsidR="00EA3E14" w:rsidRDefault="00000000">
                          <w:pPr>
                            <w:pStyle w:val="Footer"/>
                            <w:snapToGrid w:val="0"/>
                            <w:rPr>
                              <w:rFonts w:ascii="Suisse Int'l Light" w:hAnsi="Suisse Int'l Light" w:cs="Suisse Int'l Light"/>
                              <w:color w:val="000000"/>
                              <w:sz w:val="16"/>
                              <w:szCs w:val="16"/>
                              <w:lang w:val="it-IT"/>
                            </w:rPr>
                          </w:pPr>
                          <w:r>
                            <w:rPr>
                              <w:rFonts w:ascii="Suisse Int'l Light" w:hAnsi="Suisse Int'l Light" w:cs="Suisse Int'l Light"/>
                              <w:color w:val="000000"/>
                              <w:sz w:val="16"/>
                              <w:szCs w:val="16"/>
                              <w:lang w:val="it-IT"/>
                            </w:rPr>
                            <w:t>EPFL AVP-R REO</w:t>
                          </w:r>
                        </w:p>
                        <w:p w14:paraId="1730B67B" w14:textId="77777777" w:rsidR="00EA3E14" w:rsidRDefault="00000000">
                          <w:pPr>
                            <w:pStyle w:val="Footer"/>
                            <w:snapToGrid w:val="0"/>
                            <w:rPr>
                              <w:rFonts w:ascii="Suisse Int'l Light" w:hAnsi="Suisse Int'l Light" w:cs="Suisse Int'l Light"/>
                              <w:color w:val="000000"/>
                              <w:sz w:val="16"/>
                              <w:szCs w:val="16"/>
                              <w:lang w:val="it-IT"/>
                            </w:rPr>
                          </w:pPr>
                          <w:r>
                            <w:rPr>
                              <w:rFonts w:ascii="Suisse Int'l Light" w:hAnsi="Suisse Int'l Light" w:cs="Suisse Int'l Light"/>
                              <w:color w:val="000000"/>
                              <w:sz w:val="16"/>
                              <w:szCs w:val="16"/>
                              <w:lang w:val="it-IT"/>
                            </w:rPr>
                            <w:t>BI A2 – Station 7</w:t>
                          </w:r>
                        </w:p>
                        <w:p w14:paraId="42D55178" w14:textId="77777777" w:rsidR="00EA3E14" w:rsidRDefault="00000000">
                          <w:pPr>
                            <w:pStyle w:val="FrameContents"/>
                            <w:snapToGrid w:val="0"/>
                            <w:rPr>
                              <w:rFonts w:ascii="Suisse Int'l Light" w:hAnsi="Suisse Int'l Light" w:cs="Suisse Int'l Light"/>
                              <w:color w:val="000000"/>
                              <w:lang w:val="it-CH"/>
                            </w:rPr>
                          </w:pPr>
                          <w:r>
                            <w:rPr>
                              <w:rFonts w:ascii="Suisse Int'l Light" w:hAnsi="Suisse Int'l Light" w:cs="Suisse Int'l Light"/>
                              <w:color w:val="000000"/>
                              <w:sz w:val="16"/>
                              <w:szCs w:val="16"/>
                              <w:lang w:val="it-CH"/>
                            </w:rPr>
                            <w:t>CH - 1015 Lausanne</w:t>
                          </w:r>
                          <w:r>
                            <w:rPr>
                              <w:rFonts w:ascii="Suisse Int'l Light" w:hAnsi="Suisse Int'l Light" w:cs="Suisse Int'l Light"/>
                              <w:color w:val="000000"/>
                              <w:sz w:val="16"/>
                              <w:szCs w:val="16"/>
                              <w:lang w:val="it-CH"/>
                            </w:rPr>
                            <w:br/>
                            <w:t>PASU Lab (CDM) – Rens Chazottes</w:t>
                          </w:r>
                        </w:p>
                      </w:txbxContent>
                    </wps:txbx>
                    <wps:bodyPr lIns="0" tIns="0" rIns="0" bIns="0" anchor="t">
                      <a:prstTxWarp prst="textNoShape">
                        <a:avLst/>
                      </a:prstTxWarp>
                      <a:noAutofit/>
                    </wps:bodyPr>
                  </wps:wsp>
                </a:graphicData>
              </a:graphic>
            </wp:anchor>
          </w:drawing>
        </mc:Choice>
        <mc:Fallback>
          <w:pict>
            <v:rect id="shape_0" ID="Zone de texte 6" path="m0,0l-2147483645,0l-2147483645,-2147483646l0,-2147483646xe" stroked="f" o:allowincell="f" style="position:absolute;margin-left:95.5pt;margin-top:27.5pt;width:96.3pt;height:52.8pt;mso-wrap-style:square;v-text-anchor:top" wp14:anchorId="14C05782">
              <v:fill o:detectmouseclick="t" on="false"/>
              <v:stroke color="#3465a4" weight="6480" joinstyle="round" endcap="flat"/>
              <v:textbox>
                <w:txbxContent>
                  <w:p>
                    <w:pPr>
                      <w:pStyle w:val="Footer"/>
                      <w:suppressAutoHyphens w:val="true"/>
                      <w:snapToGrid w:val="false"/>
                      <w:rPr>
                        <w:rFonts w:ascii="Suisse Int'l Light" w:hAnsi="Suisse Int'l Light" w:cs="Suisse Int'l Light"/>
                        <w:color w:val="000000"/>
                        <w:sz w:val="16"/>
                        <w:szCs w:val="16"/>
                        <w:lang w:val="it-IT"/>
                      </w:rPr>
                    </w:pPr>
                    <w:r>
                      <w:rPr>
                        <w:rFonts w:cs="Suisse Int'l Light" w:ascii="Suisse Int'l Light" w:hAnsi="Suisse Int'l Light"/>
                        <w:color w:val="000000"/>
                        <w:sz w:val="16"/>
                        <w:szCs w:val="16"/>
                        <w:lang w:val="it-IT"/>
                      </w:rPr>
                      <w:t>EPFL AVP-R REO</w:t>
                    </w:r>
                  </w:p>
                  <w:p>
                    <w:pPr>
                      <w:pStyle w:val="Footer"/>
                      <w:suppressAutoHyphens w:val="true"/>
                      <w:snapToGrid w:val="false"/>
                      <w:rPr>
                        <w:rFonts w:ascii="Suisse Int'l Light" w:hAnsi="Suisse Int'l Light" w:cs="Suisse Int'l Light"/>
                        <w:color w:val="000000"/>
                        <w:sz w:val="16"/>
                        <w:szCs w:val="16"/>
                        <w:lang w:val="it-IT"/>
                      </w:rPr>
                    </w:pPr>
                    <w:r>
                      <w:rPr>
                        <w:rFonts w:cs="Suisse Int'l Light" w:ascii="Suisse Int'l Light" w:hAnsi="Suisse Int'l Light"/>
                        <w:color w:val="000000"/>
                        <w:sz w:val="16"/>
                        <w:szCs w:val="16"/>
                        <w:lang w:val="it-IT"/>
                      </w:rPr>
                      <w:t>BI A2 – Station 7</w:t>
                    </w:r>
                  </w:p>
                  <w:p>
                    <w:pPr>
                      <w:pStyle w:val="FrameContents"/>
                      <w:snapToGrid w:val="false"/>
                      <w:spacing w:before="0" w:after="200"/>
                      <w:rPr>
                        <w:rFonts w:ascii="Suisse Int'l Light" w:hAnsi="Suisse Int'l Light" w:cs="Suisse Int'l Light"/>
                        <w:color w:val="000000"/>
                        <w:lang w:val="it-CH"/>
                      </w:rPr>
                    </w:pPr>
                    <w:r>
                      <w:rPr>
                        <w:rFonts w:cs="Suisse Int'l Light" w:ascii="Suisse Int'l Light" w:hAnsi="Suisse Int'l Light"/>
                        <w:color w:val="000000"/>
                        <w:sz w:val="16"/>
                        <w:szCs w:val="16"/>
                        <w:lang w:val="it-CH"/>
                      </w:rPr>
                      <w:t>CH - 1015 Lausanne</w:t>
                      <w:br/>
                      <w:t>PASU Lab (CDM) – Rens Chazottes</w:t>
                    </w:r>
                  </w:p>
                </w:txbxContent>
              </v:textbox>
              <w10:wrap type="none"/>
            </v:rect>
          </w:pict>
        </mc:Fallback>
      </mc:AlternateContent>
    </w:r>
    <w:r>
      <w:rPr>
        <w:noProof/>
      </w:rPr>
      <mc:AlternateContent>
        <mc:Choice Requires="wps">
          <w:drawing>
            <wp:anchor distT="635" distB="0" distL="635" distR="0" simplePos="0" relativeHeight="12" behindDoc="1" locked="0" layoutInCell="0" allowOverlap="1" wp14:anchorId="433F064A" wp14:editId="63E1183D">
              <wp:simplePos x="0" y="0"/>
              <wp:positionH relativeFrom="page">
                <wp:posOffset>709295</wp:posOffset>
              </wp:positionH>
              <wp:positionV relativeFrom="bottomMargin">
                <wp:posOffset>412750</wp:posOffset>
              </wp:positionV>
              <wp:extent cx="1223645" cy="467995"/>
              <wp:effectExtent l="635" t="635" r="0" b="0"/>
              <wp:wrapNone/>
              <wp:docPr id="11" name="Zone de texte 7"/>
              <wp:cNvGraphicFramePr/>
              <a:graphic xmlns:a="http://schemas.openxmlformats.org/drawingml/2006/main">
                <a:graphicData uri="http://schemas.microsoft.com/office/word/2010/wordprocessingShape">
                  <wps:wsp>
                    <wps:cNvSpPr/>
                    <wps:spPr>
                      <a:xfrm>
                        <a:off x="0" y="0"/>
                        <a:ext cx="1223640" cy="468000"/>
                      </a:xfrm>
                      <a:prstGeom prst="rect">
                        <a:avLst/>
                      </a:prstGeom>
                      <a:noFill/>
                      <a:ln w="6350">
                        <a:noFill/>
                      </a:ln>
                    </wps:spPr>
                    <wps:style>
                      <a:lnRef idx="0">
                        <a:scrgbClr r="0" g="0" b="0"/>
                      </a:lnRef>
                      <a:fillRef idx="0">
                        <a:scrgbClr r="0" g="0" b="0"/>
                      </a:fillRef>
                      <a:effectRef idx="0">
                        <a:scrgbClr r="0" g="0" b="0"/>
                      </a:effectRef>
                      <a:fontRef idx="minor"/>
                    </wps:style>
                    <wps:txbx>
                      <w:txbxContent>
                        <w:p w14:paraId="6CC2BECE" w14:textId="77777777" w:rsidR="00EA3E14" w:rsidRDefault="00000000">
                          <w:pPr>
                            <w:pStyle w:val="FrameContents"/>
                            <w:snapToGrid w:val="0"/>
                            <w:rPr>
                              <w:rFonts w:ascii="Suisse Int'l Medium" w:eastAsia="MS Mincho" w:hAnsi="Suisse Int'l Medium" w:cs="Suisse Int'l Medium" w:hint="eastAsia"/>
                              <w:b/>
                              <w:color w:val="000000"/>
                              <w:sz w:val="16"/>
                              <w:szCs w:val="16"/>
                              <w:lang w:val="fr-FR" w:eastAsia="fr-FR"/>
                            </w:rPr>
                          </w:pPr>
                          <w:r>
                            <w:rPr>
                              <w:rFonts w:ascii="Suisse Int'l Medium" w:eastAsia="MS Mincho" w:hAnsi="Suisse Int'l Medium" w:cs="Suisse Int'l Medium"/>
                              <w:b/>
                              <w:color w:val="000000"/>
                              <w:sz w:val="16"/>
                              <w:szCs w:val="16"/>
                              <w:lang w:val="fr-FR" w:eastAsia="fr-FR"/>
                            </w:rPr>
                            <w:t>RESEARCH OFFICE</w:t>
                          </w:r>
                        </w:p>
                      </w:txbxContent>
                    </wps:txbx>
                    <wps:bodyPr lIns="0" tIns="0" rIns="0" bIns="0" anchor="t">
                      <a:prstTxWarp prst="textNoShape">
                        <a:avLst/>
                      </a:prstTxWarp>
                      <a:noAutofit/>
                    </wps:bodyPr>
                  </wps:wsp>
                </a:graphicData>
              </a:graphic>
            </wp:anchor>
          </w:drawing>
        </mc:Choice>
        <mc:Fallback>
          <w:pict>
            <v:rect id="shape_0" ID="Zone de texte 7" path="m0,0l-2147483645,0l-2147483645,-2147483646l0,-2147483646xe" stroked="f" o:allowincell="f" style="position:absolute;margin-left:55.85pt;margin-top:32.5pt;width:96.3pt;height:36.8pt;mso-wrap-style:square;v-text-anchor:top;mso-position-horizontal-relative:page" wp14:anchorId="734D34A4">
              <v:fill o:detectmouseclick="t" on="false"/>
              <v:stroke color="#3465a4" weight="6480" joinstyle="round" endcap="flat"/>
              <v:textbox>
                <w:txbxContent>
                  <w:p>
                    <w:pPr>
                      <w:pStyle w:val="FrameContents"/>
                      <w:snapToGrid w:val="false"/>
                      <w:spacing w:before="0" w:after="200"/>
                      <w:rPr>
                        <w:rFonts w:ascii="Suisse Int'l Medium" w:hAnsi="Suisse Int'l Medium" w:eastAsia="MS Mincho" w:cs="Suisse Int'l Medium"/>
                        <w:b/>
                        <w:color w:val="000000"/>
                        <w:sz w:val="16"/>
                        <w:szCs w:val="16"/>
                        <w:lang w:val="fr-FR" w:eastAsia="fr-FR"/>
                      </w:rPr>
                    </w:pPr>
                    <w:r>
                      <w:rPr>
                        <w:rFonts w:eastAsia="MS Mincho" w:cs="Suisse Int'l Medium" w:ascii="Suisse Int'l Medium" w:hAnsi="Suisse Int'l Medium"/>
                        <w:b/>
                        <w:color w:val="000000"/>
                        <w:sz w:val="16"/>
                        <w:szCs w:val="16"/>
                        <w:lang w:val="fr-FR" w:eastAsia="fr-FR"/>
                      </w:rPr>
                      <w:t>RESEARCH OFFICE</w:t>
                    </w:r>
                  </w:p>
                </w:txbxContent>
              </v:textbox>
              <w10:wrap type="none"/>
            </v:rect>
          </w:pict>
        </mc:Fallback>
      </mc:AlternateContent>
    </w:r>
    <w:r>
      <w:rPr>
        <w:noProof/>
      </w:rPr>
      <w:drawing>
        <wp:anchor distT="0" distB="0" distL="0" distR="0" simplePos="0" relativeHeight="19" behindDoc="1" locked="0" layoutInCell="0" allowOverlap="0" wp14:anchorId="4D6BCC1A" wp14:editId="3B81E985">
          <wp:simplePos x="0" y="0"/>
          <wp:positionH relativeFrom="page">
            <wp:posOffset>540385</wp:posOffset>
          </wp:positionH>
          <wp:positionV relativeFrom="bottomMargin">
            <wp:posOffset>456565</wp:posOffset>
          </wp:positionV>
          <wp:extent cx="75565" cy="64770"/>
          <wp:effectExtent l="0" t="0" r="0" b="0"/>
          <wp:wrapNone/>
          <wp:docPr id="12"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64"/>
                  <pic:cNvPicPr>
                    <a:picLocks noChangeAspect="1" noChangeArrowheads="1"/>
                  </pic:cNvPicPr>
                </pic:nvPicPr>
                <pic:blipFill>
                  <a:blip r:embed="rId3"/>
                  <a:stretch>
                    <a:fillRect/>
                  </a:stretch>
                </pic:blipFill>
                <pic:spPr bwMode="auto">
                  <a:xfrm>
                    <a:off x="0" y="0"/>
                    <a:ext cx="75565" cy="64770"/>
                  </a:xfrm>
                  <a:prstGeom prst="rect">
                    <a:avLst/>
                  </a:prstGeom>
                </pic:spPr>
              </pic:pic>
            </a:graphicData>
          </a:graphic>
        </wp:anchor>
      </w:drawing>
    </w:r>
    <w:r>
      <w:rPr>
        <w:noProof/>
      </w:rPr>
      <mc:AlternateContent>
        <mc:Choice Requires="wps">
          <w:drawing>
            <wp:anchor distT="0" distB="12700" distL="114300" distR="114300" simplePos="0" relativeHeight="21" behindDoc="1" locked="0" layoutInCell="0" allowOverlap="0" wp14:anchorId="01E878A0" wp14:editId="4E68356A">
              <wp:simplePos x="0" y="0"/>
              <wp:positionH relativeFrom="page">
                <wp:posOffset>6732905</wp:posOffset>
              </wp:positionH>
              <wp:positionV relativeFrom="bottomMargin">
                <wp:posOffset>434340</wp:posOffset>
              </wp:positionV>
              <wp:extent cx="359410" cy="431800"/>
              <wp:effectExtent l="0" t="0" r="0" b="6350"/>
              <wp:wrapSquare wrapText="bothSides"/>
              <wp:docPr id="13" name="Zone de texte 4"/>
              <wp:cNvGraphicFramePr/>
              <a:graphic xmlns:a="http://schemas.openxmlformats.org/drawingml/2006/main">
                <a:graphicData uri="http://schemas.microsoft.com/office/word/2010/wordprocessingShape">
                  <wps:wsp>
                    <wps:cNvSpPr/>
                    <wps:spPr>
                      <a:xfrm>
                        <a:off x="0" y="0"/>
                        <a:ext cx="359280" cy="431640"/>
                      </a:xfrm>
                      <a:prstGeom prst="rect">
                        <a:avLst/>
                      </a:prstGeom>
                      <a:noFill/>
                      <a:ln w="3175">
                        <a:noFill/>
                      </a:ln>
                    </wps:spPr>
                    <wps:style>
                      <a:lnRef idx="0">
                        <a:scrgbClr r="0" g="0" b="0"/>
                      </a:lnRef>
                      <a:fillRef idx="0">
                        <a:scrgbClr r="0" g="0" b="0"/>
                      </a:fillRef>
                      <a:effectRef idx="0">
                        <a:scrgbClr r="0" g="0" b="0"/>
                      </a:effectRef>
                      <a:fontRef idx="minor"/>
                    </wps:style>
                    <wps:txbx>
                      <w:txbxContent>
                        <w:p w14:paraId="6A00857B" w14:textId="77777777" w:rsidR="00EA3E14" w:rsidRDefault="00000000">
                          <w:pPr>
                            <w:pStyle w:val="Footer"/>
                            <w:rPr>
                              <w:rFonts w:ascii="Arial" w:hAnsi="Arial" w:cs="Arial"/>
                              <w:sz w:val="14"/>
                              <w:szCs w:val="14"/>
                            </w:rPr>
                          </w:pPr>
                          <w:r>
                            <w:rPr>
                              <w:rFonts w:ascii="Arial" w:hAnsi="Arial" w:cs="Arial"/>
                              <w:color w:val="000000"/>
                              <w:sz w:val="14"/>
                              <w:szCs w:val="14"/>
                            </w:rPr>
                            <w:fldChar w:fldCharType="begin"/>
                          </w:r>
                          <w:r>
                            <w:rPr>
                              <w:rFonts w:ascii="Arial" w:hAnsi="Arial" w:cs="Arial"/>
                              <w:color w:val="000000"/>
                              <w:sz w:val="14"/>
                              <w:szCs w:val="14"/>
                            </w:rPr>
                            <w:instrText xml:space="preserve"> PAGE </w:instrText>
                          </w:r>
                          <w:r>
                            <w:rPr>
                              <w:rFonts w:ascii="Arial" w:hAnsi="Arial" w:cs="Arial"/>
                              <w:color w:val="000000"/>
                              <w:sz w:val="14"/>
                              <w:szCs w:val="14"/>
                            </w:rPr>
                            <w:fldChar w:fldCharType="separate"/>
                          </w:r>
                          <w:r>
                            <w:rPr>
                              <w:rFonts w:ascii="Arial" w:hAnsi="Arial" w:cs="Arial"/>
                              <w:color w:val="000000"/>
                              <w:sz w:val="14"/>
                              <w:szCs w:val="14"/>
                            </w:rPr>
                            <w:t>1</w:t>
                          </w:r>
                          <w:r>
                            <w:rPr>
                              <w:rFonts w:ascii="Arial" w:hAnsi="Arial" w:cs="Arial"/>
                              <w:color w:val="000000"/>
                              <w:sz w:val="14"/>
                              <w:szCs w:val="14"/>
                            </w:rPr>
                            <w:fldChar w:fldCharType="end"/>
                          </w:r>
                        </w:p>
                        <w:p w14:paraId="310DB639" w14:textId="77777777" w:rsidR="00EA3E14" w:rsidRDefault="00EA3E14">
                          <w:pPr>
                            <w:pStyle w:val="Footer"/>
                            <w:rPr>
                              <w:rFonts w:ascii="Arial" w:hAnsi="Arial" w:cs="Arial"/>
                              <w:sz w:val="14"/>
                              <w:szCs w:val="14"/>
                            </w:rPr>
                          </w:pPr>
                        </w:p>
                      </w:txbxContent>
                    </wps:txbx>
                    <wps:bodyPr anchor="b">
                      <a:prstTxWarp prst="textNoShape">
                        <a:avLst/>
                      </a:prstTxWarp>
                      <a:noAutofit/>
                    </wps:bodyPr>
                  </wps:wsp>
                </a:graphicData>
              </a:graphic>
            </wp:anchor>
          </w:drawing>
        </mc:Choice>
        <mc:Fallback>
          <w:pict>
            <v:rect id="shape_0" ID="Zone de texte 4" path="m0,0l-2147483645,0l-2147483645,-2147483646l0,-2147483646xe" stroked="f" o:allowincell="f" style="position:absolute;margin-left:530.15pt;margin-top:34.2pt;width:28.25pt;height:33.95pt;mso-wrap-style:square;v-text-anchor:bottom;mso-position-horizontal-relative:page" wp14:anchorId="5D1BDD0A">
              <v:fill o:detectmouseclick="t" on="false"/>
              <v:stroke color="#3465a4" weight="3240" joinstyle="round" endcap="flat"/>
              <v:textbox>
                <w:txbxContent>
                  <w:p>
                    <w:pPr>
                      <w:pStyle w:val="Footer"/>
                      <w:rPr>
                        <w:rFonts w:ascii="Arial" w:hAnsi="Arial" w:cs="Arial"/>
                        <w:sz w:val="14"/>
                        <w:szCs w:val="14"/>
                      </w:rPr>
                    </w:pPr>
                    <w:r>
                      <w:rPr>
                        <w:rFonts w:cs="Arial" w:ascii="Arial" w:hAnsi="Arial"/>
                        <w:color w:val="000000"/>
                        <w:sz w:val="14"/>
                        <w:szCs w:val="14"/>
                      </w:rPr>
                      <w:fldChar w:fldCharType="begin"/>
                    </w:r>
                    <w:r>
                      <w:rPr>
                        <w:sz w:val="14"/>
                        <w:szCs w:val="14"/>
                        <w:rFonts w:cs="Arial" w:ascii="Arial" w:hAnsi="Arial"/>
                        <w:color w:val="000000"/>
                      </w:rPr>
                      <w:instrText xml:space="preserve"> PAGE </w:instrText>
                    </w:r>
                    <w:r>
                      <w:rPr>
                        <w:sz w:val="14"/>
                        <w:szCs w:val="14"/>
                        <w:rFonts w:cs="Arial" w:ascii="Arial" w:hAnsi="Arial"/>
                        <w:color w:val="000000"/>
                      </w:rPr>
                      <w:fldChar w:fldCharType="separate"/>
                    </w:r>
                    <w:r>
                      <w:rPr>
                        <w:sz w:val="14"/>
                        <w:szCs w:val="14"/>
                        <w:rFonts w:cs="Arial" w:ascii="Arial" w:hAnsi="Arial"/>
                        <w:color w:val="000000"/>
                      </w:rPr>
                      <w:t>1</w:t>
                    </w:r>
                    <w:r>
                      <w:rPr>
                        <w:sz w:val="14"/>
                        <w:szCs w:val="14"/>
                        <w:rFonts w:cs="Arial" w:ascii="Arial" w:hAnsi="Arial"/>
                        <w:color w:val="000000"/>
                      </w:rPr>
                      <w:fldChar w:fldCharType="end"/>
                    </w:r>
                  </w:p>
                  <w:p>
                    <w:pPr>
                      <w:pStyle w:val="Footer"/>
                      <w:rPr>
                        <w:rFonts w:ascii="Arial" w:hAnsi="Arial" w:cs="Arial"/>
                        <w:sz w:val="14"/>
                        <w:szCs w:val="14"/>
                      </w:rPr>
                    </w:pPr>
                    <w:r>
                      <w:rPr>
                        <w:rFonts w:cs="Arial" w:ascii="Arial" w:hAnsi="Arial"/>
                        <w:color w:val="000000"/>
                        <w:sz w:val="14"/>
                        <w:szCs w:val="14"/>
                      </w:rPr>
                    </w:r>
                  </w:p>
                </w:txbxContent>
              </v:textbox>
              <w10:wrap type="square"/>
            </v:rect>
          </w:pict>
        </mc:Fallback>
      </mc:AlternateContent>
    </w:r>
    <w:r>
      <w:rPr>
        <w:noProof/>
      </w:rPr>
      <mc:AlternateContent>
        <mc:Choice Requires="wps">
          <w:drawing>
            <wp:anchor distT="0" distB="0" distL="2540" distR="2540" simplePos="0" relativeHeight="23" behindDoc="1" locked="0" layoutInCell="1" allowOverlap="1" wp14:anchorId="0ED6128F" wp14:editId="4592A368">
              <wp:simplePos x="0" y="0"/>
              <wp:positionH relativeFrom="column">
                <wp:posOffset>6082665</wp:posOffset>
              </wp:positionH>
              <wp:positionV relativeFrom="bottomMargin">
                <wp:posOffset>261620</wp:posOffset>
              </wp:positionV>
              <wp:extent cx="0" cy="460375"/>
              <wp:effectExtent l="2540" t="0" r="2540" b="0"/>
              <wp:wrapNone/>
              <wp:docPr id="14" name="Connecteur droit 2"/>
              <wp:cNvGraphicFramePr/>
              <a:graphic xmlns:a="http://schemas.openxmlformats.org/drawingml/2006/main">
                <a:graphicData uri="http://schemas.microsoft.com/office/word/2010/wordprocessingShape">
                  <wps:wsp>
                    <wps:cNvCnPr/>
                    <wps:spPr>
                      <a:xfrm>
                        <a:off x="0" y="0"/>
                        <a:ext cx="0" cy="460440"/>
                      </a:xfrm>
                      <a:prstGeom prst="line">
                        <a:avLst/>
                      </a:prstGeom>
                      <a:ln w="3810">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78.95pt,20.6pt" to="478.95pt,56.8pt" ID="Connecteur droit 2" stroked="t" o:allowincell="f" style="position:absolute" wp14:anchorId="26975AAB">
              <v:stroke color="black" weight="3960" joinstyle="miter" endcap="flat"/>
              <v:fill o:detectmouseclick="t" on="false"/>
              <w10:wrap type="none"/>
            </v:line>
          </w:pict>
        </mc:Fallback>
      </mc:AlternateContent>
    </w:r>
    <w:r>
      <w:fldChar w:fldCharType="begin"/>
    </w:r>
    <w:r>
      <w:instrText>ADVANCE</w:instrText>
    </w:r>
    <w:r>
      <w:fldChar w:fldCharType="separate"/>
    </w:r>
    <w:r>
      <w:fldChar w:fldCharType="end"/>
    </w:r>
    <w:fldSimple w:instr="USERADDRESS  \* MERGEFORMA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AFBAC" w14:textId="77777777" w:rsidR="00EA18F2" w:rsidRDefault="00EA18F2">
      <w:pPr>
        <w:spacing w:after="0" w:line="240" w:lineRule="auto"/>
      </w:pPr>
      <w:r>
        <w:separator/>
      </w:r>
    </w:p>
  </w:footnote>
  <w:footnote w:type="continuationSeparator" w:id="0">
    <w:p w14:paraId="76DCFB93" w14:textId="77777777" w:rsidR="00EA18F2" w:rsidRDefault="00EA18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49B9" w14:textId="77777777" w:rsidR="00EA3E14" w:rsidRDefault="00EA3E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2B342" w14:textId="77777777" w:rsidR="00EA3E14" w:rsidRDefault="00000000">
    <w:pPr>
      <w:pStyle w:val="Header"/>
    </w:pPr>
    <w:r>
      <w:rPr>
        <w:noProof/>
      </w:rPr>
      <w:drawing>
        <wp:anchor distT="0" distB="0" distL="114300" distR="114300" simplePos="0" relativeHeight="20" behindDoc="1" locked="0" layoutInCell="0" allowOverlap="1" wp14:anchorId="7B8B81D7" wp14:editId="3201087F">
          <wp:simplePos x="0" y="0"/>
          <wp:positionH relativeFrom="page">
            <wp:posOffset>899795</wp:posOffset>
          </wp:positionH>
          <wp:positionV relativeFrom="page">
            <wp:posOffset>620395</wp:posOffset>
          </wp:positionV>
          <wp:extent cx="730885" cy="205105"/>
          <wp:effectExtent l="0" t="0" r="0" b="0"/>
          <wp:wrapSquare wrapText="bothSides"/>
          <wp:docPr id="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61"/>
                  <pic:cNvPicPr>
                    <a:picLocks noChangeAspect="1" noChangeArrowheads="1"/>
                  </pic:cNvPicPr>
                </pic:nvPicPr>
                <pic:blipFill>
                  <a:blip r:embed="rId1"/>
                  <a:stretch>
                    <a:fillRect/>
                  </a:stretch>
                </pic:blipFill>
                <pic:spPr bwMode="auto">
                  <a:xfrm>
                    <a:off x="0" y="0"/>
                    <a:ext cx="730885" cy="205105"/>
                  </a:xfrm>
                  <a:prstGeom prst="rect">
                    <a:avLst/>
                  </a:prstGeom>
                </pic:spPr>
              </pic:pic>
            </a:graphicData>
          </a:graphic>
        </wp:anchor>
      </w:drawing>
    </w:r>
  </w:p>
  <w:p w14:paraId="5FF3CF01" w14:textId="77777777" w:rsidR="00EA3E14" w:rsidRDefault="00000000">
    <w:pPr>
      <w:pStyle w:val="Footer"/>
      <w:tabs>
        <w:tab w:val="left" w:pos="4820"/>
      </w:tabs>
      <w:rPr>
        <w:rFonts w:asciiTheme="minorHAnsi" w:hAnsiTheme="minorHAnsi" w:cstheme="minorHAnsi"/>
        <w:sz w:val="18"/>
        <w:szCs w:val="18"/>
      </w:rPr>
    </w:pPr>
    <w:r>
      <w:rPr>
        <w:rFonts w:ascii="Cambria" w:hAnsi="Cambria"/>
      </w:rPr>
      <w:tab/>
    </w:r>
    <w:r>
      <w:rPr>
        <w:rFonts w:ascii="Cambria" w:hAnsi="Cambria"/>
      </w:rPr>
      <w:tab/>
    </w:r>
    <w:r>
      <w:rPr>
        <w:rFonts w:ascii="Cambria" w:hAnsi="Cambria"/>
      </w:rPr>
      <w:tab/>
    </w:r>
    <w:r>
      <w:rPr>
        <w:rFonts w:asciiTheme="minorHAnsi" w:hAnsiTheme="minorHAnsi" w:cstheme="minorHAnsi"/>
        <w:sz w:val="18"/>
        <w:szCs w:val="18"/>
      </w:rPr>
      <w:t xml:space="preserve">HREC template Information sheet </w:t>
    </w:r>
  </w:p>
  <w:p w14:paraId="27594603" w14:textId="77777777" w:rsidR="00EA3E14" w:rsidRDefault="00000000">
    <w:pPr>
      <w:pStyle w:val="Header"/>
      <w:tabs>
        <w:tab w:val="left" w:pos="4820"/>
      </w:tabs>
      <w:rPr>
        <w:rFonts w:asciiTheme="minorHAnsi" w:hAnsiTheme="minorHAnsi" w:cstheme="minorHAnsi"/>
        <w:sz w:val="18"/>
        <w:szCs w:val="18"/>
      </w:rPr>
    </w:pPr>
    <w:r>
      <w:rPr>
        <w:rFonts w:asciiTheme="minorHAnsi" w:hAnsiTheme="minorHAnsi" w:cstheme="minorHAnsi"/>
        <w:sz w:val="18"/>
        <w:szCs w:val="18"/>
      </w:rPr>
      <w:tab/>
    </w:r>
    <w:r>
      <w:rPr>
        <w:rFonts w:asciiTheme="minorHAnsi" w:hAnsiTheme="minorHAnsi" w:cstheme="minorHAnsi"/>
        <w:sz w:val="18"/>
        <w:szCs w:val="18"/>
      </w:rPr>
      <w:tab/>
    </w:r>
    <w:r>
      <w:rPr>
        <w:rFonts w:asciiTheme="minorHAnsi" w:hAnsiTheme="minorHAnsi" w:cstheme="minorHAnsi"/>
        <w:sz w:val="18"/>
        <w:szCs w:val="18"/>
      </w:rPr>
      <w:tab/>
      <w:t>Rev. 06.2022</w:t>
    </w:r>
  </w:p>
  <w:p w14:paraId="26DFA31B" w14:textId="77777777" w:rsidR="00EA3E14" w:rsidRDefault="00EA3E14">
    <w:pPr>
      <w:pStyle w:val="Header"/>
    </w:pPr>
  </w:p>
  <w:p w14:paraId="6C80F742" w14:textId="77777777" w:rsidR="00EA3E14" w:rsidRDefault="00000000">
    <w:pPr>
      <w:pStyle w:val="Header"/>
      <w:tabs>
        <w:tab w:val="clear" w:pos="4536"/>
        <w:tab w:val="clear" w:pos="9072"/>
        <w:tab w:val="left" w:pos="1981"/>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1FEC0" w14:textId="77777777" w:rsidR="00EA3E14" w:rsidRDefault="00000000">
    <w:pPr>
      <w:pStyle w:val="Footer"/>
      <w:tabs>
        <w:tab w:val="left" w:pos="4820"/>
      </w:tabs>
    </w:pPr>
    <w:r>
      <w:rPr>
        <w:noProof/>
      </w:rPr>
      <w:drawing>
        <wp:anchor distT="0" distB="0" distL="114300" distR="114300" simplePos="0" relativeHeight="14" behindDoc="1" locked="0" layoutInCell="0" allowOverlap="1" wp14:anchorId="4949037F" wp14:editId="111802B8">
          <wp:simplePos x="0" y="0"/>
          <wp:positionH relativeFrom="page">
            <wp:posOffset>899795</wp:posOffset>
          </wp:positionH>
          <wp:positionV relativeFrom="page">
            <wp:posOffset>619125</wp:posOffset>
          </wp:positionV>
          <wp:extent cx="1209675" cy="353060"/>
          <wp:effectExtent l="0" t="0" r="0" b="0"/>
          <wp:wrapSquare wrapText="bothSides"/>
          <wp:docPr id="2"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63"/>
                  <pic:cNvPicPr>
                    <a:picLocks noChangeAspect="1" noChangeArrowheads="1"/>
                  </pic:cNvPicPr>
                </pic:nvPicPr>
                <pic:blipFill>
                  <a:blip r:embed="rId1"/>
                  <a:stretch>
                    <a:fillRect/>
                  </a:stretch>
                </pic:blipFill>
                <pic:spPr bwMode="auto">
                  <a:xfrm>
                    <a:off x="0" y="0"/>
                    <a:ext cx="1209675" cy="353060"/>
                  </a:xfrm>
                  <a:prstGeom prst="rect">
                    <a:avLst/>
                  </a:prstGeom>
                </pic:spPr>
              </pic:pic>
            </a:graphicData>
          </a:graphic>
        </wp:anchor>
      </w:drawing>
    </w:r>
    <w:r>
      <w:tab/>
    </w:r>
  </w:p>
  <w:p w14:paraId="7A36F34C" w14:textId="77777777" w:rsidR="00EA3E14" w:rsidRDefault="00000000">
    <w:pPr>
      <w:pStyle w:val="Footer"/>
      <w:tabs>
        <w:tab w:val="left" w:pos="4820"/>
      </w:tabs>
      <w:rPr>
        <w:rFonts w:asciiTheme="minorHAnsi" w:hAnsiTheme="minorHAnsi" w:cstheme="minorHAnsi"/>
        <w:sz w:val="18"/>
        <w:szCs w:val="18"/>
      </w:rPr>
    </w:pPr>
    <w:r>
      <w:tab/>
    </w:r>
    <w:r>
      <w:tab/>
    </w:r>
    <w:r>
      <w:tab/>
    </w:r>
    <w:r>
      <w:rPr>
        <w:rFonts w:asciiTheme="minorHAnsi" w:hAnsiTheme="minorHAnsi" w:cstheme="minorHAnsi"/>
        <w:sz w:val="18"/>
        <w:szCs w:val="18"/>
      </w:rPr>
      <w:t>Human Research Ethics Committee (HREC)</w:t>
    </w:r>
  </w:p>
  <w:p w14:paraId="2920ABDD" w14:textId="77777777" w:rsidR="00EA3E14" w:rsidRDefault="00000000">
    <w:pPr>
      <w:pStyle w:val="Footer"/>
      <w:tabs>
        <w:tab w:val="left" w:pos="4820"/>
      </w:tabs>
      <w:rPr>
        <w:rFonts w:asciiTheme="minorHAnsi" w:hAnsiTheme="minorHAnsi" w:cstheme="minorHAnsi"/>
        <w:sz w:val="18"/>
        <w:szCs w:val="18"/>
      </w:rPr>
    </w:pPr>
    <w:r>
      <w:rPr>
        <w:rFonts w:asciiTheme="minorHAnsi" w:hAnsiTheme="minorHAnsi" w:cstheme="minorHAnsi"/>
        <w:sz w:val="18"/>
        <w:szCs w:val="18"/>
      </w:rPr>
      <w:tab/>
    </w:r>
    <w:r>
      <w:rPr>
        <w:rFonts w:asciiTheme="minorHAnsi" w:hAnsiTheme="minorHAnsi" w:cstheme="minorHAnsi"/>
        <w:sz w:val="18"/>
        <w:szCs w:val="18"/>
      </w:rPr>
      <w:tab/>
    </w:r>
    <w:r>
      <w:rPr>
        <w:rFonts w:asciiTheme="minorHAnsi" w:hAnsiTheme="minorHAnsi" w:cstheme="minorHAnsi"/>
        <w:sz w:val="18"/>
        <w:szCs w:val="18"/>
      </w:rPr>
      <w:tab/>
      <w:t xml:space="preserve">template Information sheet </w:t>
    </w:r>
  </w:p>
  <w:p w14:paraId="656DFD7F" w14:textId="77777777" w:rsidR="00EA3E14" w:rsidRDefault="00000000">
    <w:pPr>
      <w:pStyle w:val="Header"/>
      <w:tabs>
        <w:tab w:val="left" w:pos="4820"/>
      </w:tabs>
      <w:rPr>
        <w:rFonts w:asciiTheme="minorHAnsi" w:hAnsiTheme="minorHAnsi" w:cstheme="minorHAnsi"/>
        <w:sz w:val="18"/>
        <w:szCs w:val="18"/>
      </w:rPr>
    </w:pPr>
    <w:r>
      <w:rPr>
        <w:rFonts w:asciiTheme="minorHAnsi" w:hAnsiTheme="minorHAnsi" w:cstheme="minorHAnsi"/>
        <w:sz w:val="18"/>
        <w:szCs w:val="18"/>
      </w:rPr>
      <w:tab/>
    </w:r>
    <w:r>
      <w:rPr>
        <w:rFonts w:asciiTheme="minorHAnsi" w:hAnsiTheme="minorHAnsi" w:cstheme="minorHAnsi"/>
        <w:sz w:val="18"/>
        <w:szCs w:val="18"/>
      </w:rPr>
      <w:tab/>
    </w:r>
    <w:r>
      <w:rPr>
        <w:rFonts w:asciiTheme="minorHAnsi" w:hAnsiTheme="minorHAnsi" w:cstheme="minorHAnsi"/>
        <w:sz w:val="18"/>
        <w:szCs w:val="18"/>
      </w:rPr>
      <w:tab/>
      <w:t>Rev. 06.2022</w:t>
    </w:r>
  </w:p>
  <w:p w14:paraId="47A2E487" w14:textId="77777777" w:rsidR="00EA3E14" w:rsidRDefault="00EA3E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8FB"/>
    <w:multiLevelType w:val="multilevel"/>
    <w:tmpl w:val="EDE02FC2"/>
    <w:lvl w:ilvl="0">
      <w:start w:val="1"/>
      <w:numFmt w:val="bullet"/>
      <w:pStyle w:val="PunkteAufklrungsgesprch"/>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 w15:restartNumberingAfterBreak="0">
    <w:nsid w:val="24B320B0"/>
    <w:multiLevelType w:val="multilevel"/>
    <w:tmpl w:val="8A020A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461C59BC"/>
    <w:multiLevelType w:val="multilevel"/>
    <w:tmpl w:val="6EE83E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63AA4038"/>
    <w:multiLevelType w:val="multilevel"/>
    <w:tmpl w:val="A96C1EB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6CF24687"/>
    <w:multiLevelType w:val="multilevel"/>
    <w:tmpl w:val="FA46DB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61719447">
    <w:abstractNumId w:val="0"/>
  </w:num>
  <w:num w:numId="2" w16cid:durableId="1158687259">
    <w:abstractNumId w:val="2"/>
  </w:num>
  <w:num w:numId="3" w16cid:durableId="2089646733">
    <w:abstractNumId w:val="1"/>
  </w:num>
  <w:num w:numId="4" w16cid:durableId="315493050">
    <w:abstractNumId w:val="3"/>
  </w:num>
  <w:num w:numId="5" w16cid:durableId="166889540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guenot-Noel, Robin">
    <w15:presenceInfo w15:providerId="AD" w15:userId="S::Robin.Huguenot-Noel@eui.eu::e695738c-08e8-46f0-b083-0dc0241998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trackRevisions/>
  <w:defaultTabStop w:val="708"/>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E14"/>
    <w:rsid w:val="00455E4B"/>
    <w:rsid w:val="00587F21"/>
    <w:rsid w:val="005F5AEA"/>
    <w:rsid w:val="00697B7F"/>
    <w:rsid w:val="009C64FF"/>
    <w:rsid w:val="00B57791"/>
    <w:rsid w:val="00EA18F2"/>
    <w:rsid w:val="00EA3E14"/>
  </w:rsids>
  <m:mathPr>
    <m:mathFont m:val="Cambria Math"/>
    <m:brkBin m:val="before"/>
    <m:brkBinSub m:val="--"/>
    <m:smallFrac m:val="0"/>
    <m:dispDef/>
    <m:lMargin m:val="0"/>
    <m:rMargin m:val="0"/>
    <m:defJc m:val="centerGroup"/>
    <m:wrapIndent m:val="1440"/>
    <m:intLim m:val="subSup"/>
    <m:naryLim m:val="undOvr"/>
  </m:mathPr>
  <w:themeFontLang w:val="fr-CH"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395C56D"/>
  <w15:docId w15:val="{1779EBC4-288E-A344-AC9A-F9B37A53C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2A0"/>
    <w:pPr>
      <w:spacing w:after="200" w:line="252" w:lineRule="auto"/>
    </w:pPr>
    <w:rPr>
      <w:rFonts w:asciiTheme="majorHAnsi" w:eastAsiaTheme="majorEastAsia" w:hAnsiTheme="majorHAnsi" w:cstheme="majorBidi"/>
      <w:lang w:val="en-GB"/>
    </w:rPr>
  </w:style>
  <w:style w:type="paragraph" w:styleId="Heading1">
    <w:name w:val="heading 1"/>
    <w:basedOn w:val="Normal"/>
    <w:link w:val="Heading1Char"/>
    <w:uiPriority w:val="9"/>
    <w:qFormat/>
    <w:rsid w:val="0064186D"/>
    <w:pPr>
      <w:spacing w:beforeAutospacing="1" w:afterAutospacing="1" w:line="240" w:lineRule="auto"/>
      <w:outlineLvl w:val="0"/>
    </w:pPr>
    <w:rPr>
      <w:rFonts w:ascii="Times New Roman" w:eastAsia="Times New Roman" w:hAnsi="Times New Roman" w:cs="Times New Roman"/>
      <w:b/>
      <w:bCs/>
      <w:kern w:val="2"/>
      <w:sz w:val="48"/>
      <w:szCs w:val="48"/>
      <w:lang w:eastAsia="en-GB"/>
    </w:rPr>
  </w:style>
  <w:style w:type="paragraph" w:styleId="Heading3">
    <w:name w:val="heading 3"/>
    <w:basedOn w:val="Heading"/>
    <w:next w:val="BodyText"/>
    <w:qFormat/>
    <w:pPr>
      <w:spacing w:before="140"/>
      <w:outlineLvl w:val="2"/>
    </w:pPr>
    <w:rPr>
      <w:rFonts w:ascii="Liberation Serif" w:eastAsia="DejaVu Sans" w:hAnsi="Liberation Serif" w:cs="DejaVu San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8F3558"/>
    <w:rPr>
      <w:color w:val="808080"/>
    </w:rPr>
  </w:style>
  <w:style w:type="character" w:customStyle="1" w:styleId="HeaderChar">
    <w:name w:val="Header Char"/>
    <w:basedOn w:val="DefaultParagraphFont"/>
    <w:link w:val="Header"/>
    <w:uiPriority w:val="99"/>
    <w:qFormat/>
    <w:rsid w:val="00F038B9"/>
    <w:rPr>
      <w:rFonts w:asciiTheme="majorHAnsi" w:eastAsiaTheme="majorEastAsia" w:hAnsiTheme="majorHAnsi" w:cstheme="majorBidi"/>
      <w:lang w:val="en-GB"/>
    </w:rPr>
  </w:style>
  <w:style w:type="character" w:customStyle="1" w:styleId="FooterChar">
    <w:name w:val="Footer Char"/>
    <w:basedOn w:val="DefaultParagraphFont"/>
    <w:link w:val="Footer"/>
    <w:uiPriority w:val="99"/>
    <w:qFormat/>
    <w:rsid w:val="00F038B9"/>
    <w:rPr>
      <w:rFonts w:asciiTheme="majorHAnsi" w:eastAsiaTheme="majorEastAsia" w:hAnsiTheme="majorHAnsi" w:cstheme="majorBidi"/>
      <w:lang w:val="en-GB"/>
    </w:rPr>
  </w:style>
  <w:style w:type="character" w:styleId="Hyperlink">
    <w:name w:val="Hyperlink"/>
    <w:uiPriority w:val="99"/>
    <w:unhideWhenUsed/>
    <w:rsid w:val="00D13584"/>
    <w:rPr>
      <w:color w:val="0000FF"/>
      <w:u w:val="single"/>
    </w:rPr>
  </w:style>
  <w:style w:type="character" w:customStyle="1" w:styleId="BalloonTextChar">
    <w:name w:val="Balloon Text Char"/>
    <w:basedOn w:val="DefaultParagraphFont"/>
    <w:link w:val="BalloonText"/>
    <w:uiPriority w:val="99"/>
    <w:semiHidden/>
    <w:qFormat/>
    <w:rsid w:val="00306600"/>
    <w:rPr>
      <w:rFonts w:ascii="Segoe UI" w:eastAsiaTheme="majorEastAsia" w:hAnsi="Segoe UI" w:cs="Segoe UI"/>
      <w:sz w:val="18"/>
      <w:szCs w:val="18"/>
      <w:lang w:val="en-GB"/>
    </w:rPr>
  </w:style>
  <w:style w:type="character" w:customStyle="1" w:styleId="tlid-translation">
    <w:name w:val="tlid-translation"/>
    <w:basedOn w:val="DefaultParagraphFont"/>
    <w:qFormat/>
    <w:rsid w:val="0073416D"/>
  </w:style>
  <w:style w:type="character" w:customStyle="1" w:styleId="Heading1Char">
    <w:name w:val="Heading 1 Char"/>
    <w:basedOn w:val="DefaultParagraphFont"/>
    <w:link w:val="Heading1"/>
    <w:uiPriority w:val="9"/>
    <w:qFormat/>
    <w:rsid w:val="0064186D"/>
    <w:rPr>
      <w:rFonts w:ascii="Times New Roman" w:eastAsia="Times New Roman" w:hAnsi="Times New Roman" w:cs="Times New Roman"/>
      <w:b/>
      <w:bCs/>
      <w:kern w:val="2"/>
      <w:sz w:val="48"/>
      <w:szCs w:val="48"/>
      <w:lang w:val="en-GB" w:eastAsia="en-GB"/>
    </w:rPr>
  </w:style>
  <w:style w:type="character" w:styleId="CommentReference">
    <w:name w:val="annotation reference"/>
    <w:basedOn w:val="DefaultParagraphFont"/>
    <w:uiPriority w:val="99"/>
    <w:semiHidden/>
    <w:unhideWhenUsed/>
    <w:qFormat/>
    <w:rsid w:val="001E1DA9"/>
    <w:rPr>
      <w:sz w:val="16"/>
      <w:szCs w:val="16"/>
    </w:rPr>
  </w:style>
  <w:style w:type="character" w:customStyle="1" w:styleId="CommentTextChar">
    <w:name w:val="Comment Text Char"/>
    <w:basedOn w:val="DefaultParagraphFont"/>
    <w:link w:val="CommentText"/>
    <w:uiPriority w:val="99"/>
    <w:semiHidden/>
    <w:qFormat/>
    <w:rsid w:val="001E1DA9"/>
    <w:rPr>
      <w:rFonts w:asciiTheme="majorHAnsi" w:eastAsiaTheme="majorEastAsia" w:hAnsiTheme="majorHAnsi" w:cstheme="majorBidi"/>
      <w:sz w:val="20"/>
      <w:szCs w:val="20"/>
      <w:lang w:val="en-GB"/>
    </w:rPr>
  </w:style>
  <w:style w:type="character" w:customStyle="1" w:styleId="CommentSubjectChar">
    <w:name w:val="Comment Subject Char"/>
    <w:basedOn w:val="CommentTextChar"/>
    <w:link w:val="CommentSubject"/>
    <w:uiPriority w:val="99"/>
    <w:semiHidden/>
    <w:qFormat/>
    <w:rsid w:val="001E1DA9"/>
    <w:rPr>
      <w:rFonts w:asciiTheme="majorHAnsi" w:eastAsiaTheme="majorEastAsia" w:hAnsiTheme="majorHAnsi" w:cstheme="majorBidi"/>
      <w:b/>
      <w:bCs/>
      <w:sz w:val="20"/>
      <w:szCs w:val="20"/>
      <w:lang w:val="en-GB"/>
    </w:rPr>
  </w:style>
  <w:style w:type="character" w:customStyle="1" w:styleId="Mentionnonrsolue1">
    <w:name w:val="Mention non résolue1"/>
    <w:basedOn w:val="DefaultParagraphFont"/>
    <w:uiPriority w:val="99"/>
    <w:semiHidden/>
    <w:unhideWhenUsed/>
    <w:qFormat/>
    <w:rsid w:val="005C4273"/>
    <w:rPr>
      <w:color w:val="605E5C"/>
      <w:shd w:val="clear" w:color="auto" w:fill="E1DFDD"/>
    </w:rPr>
  </w:style>
  <w:style w:type="character" w:customStyle="1" w:styleId="Mentionnonrsolue2">
    <w:name w:val="Mention non résolue2"/>
    <w:basedOn w:val="DefaultParagraphFont"/>
    <w:uiPriority w:val="99"/>
    <w:semiHidden/>
    <w:unhideWhenUsed/>
    <w:qFormat/>
    <w:rsid w:val="002C5815"/>
    <w:rPr>
      <w:color w:val="605E5C"/>
      <w:shd w:val="clear" w:color="auto" w:fill="E1DFDD"/>
    </w:rPr>
  </w:style>
  <w:style w:type="character" w:styleId="FollowedHyperlink">
    <w:name w:val="FollowedHyperlink"/>
    <w:basedOn w:val="DefaultParagraphFont"/>
    <w:uiPriority w:val="99"/>
    <w:semiHidden/>
    <w:unhideWhenUsed/>
    <w:rsid w:val="00A13316"/>
    <w:rPr>
      <w:color w:val="954F72" w:themeColor="followedHyperlink"/>
      <w:u w:val="single"/>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038B9"/>
    <w:pPr>
      <w:tabs>
        <w:tab w:val="center" w:pos="4536"/>
        <w:tab w:val="right" w:pos="9072"/>
      </w:tabs>
      <w:spacing w:after="0" w:line="240" w:lineRule="auto"/>
    </w:pPr>
  </w:style>
  <w:style w:type="paragraph" w:styleId="Footer">
    <w:name w:val="footer"/>
    <w:basedOn w:val="Normal"/>
    <w:link w:val="FooterChar"/>
    <w:uiPriority w:val="99"/>
    <w:unhideWhenUsed/>
    <w:rsid w:val="00F038B9"/>
    <w:pPr>
      <w:tabs>
        <w:tab w:val="center" w:pos="4536"/>
        <w:tab w:val="right" w:pos="9072"/>
      </w:tabs>
      <w:spacing w:after="0" w:line="240" w:lineRule="auto"/>
    </w:pPr>
  </w:style>
  <w:style w:type="paragraph" w:styleId="ListParagraph">
    <w:name w:val="List Paragraph"/>
    <w:basedOn w:val="Normal"/>
    <w:uiPriority w:val="34"/>
    <w:qFormat/>
    <w:rsid w:val="00CC2FA2"/>
    <w:pPr>
      <w:ind w:left="720"/>
      <w:contextualSpacing/>
    </w:pPr>
  </w:style>
  <w:style w:type="paragraph" w:customStyle="1" w:styleId="Paragraphestandard">
    <w:name w:val="[Paragraphe standard]"/>
    <w:basedOn w:val="Normal"/>
    <w:uiPriority w:val="99"/>
    <w:qFormat/>
    <w:rsid w:val="00FC1BC1"/>
    <w:pPr>
      <w:spacing w:after="0" w:line="288" w:lineRule="auto"/>
      <w:textAlignment w:val="center"/>
    </w:pPr>
    <w:rPr>
      <w:rFonts w:ascii="Minion Pro" w:eastAsiaTheme="minorHAnsi" w:hAnsi="Minion Pro" w:cs="Minion Pro"/>
      <w:color w:val="000000"/>
      <w:sz w:val="24"/>
      <w:szCs w:val="24"/>
      <w:lang w:val="fr-FR"/>
    </w:rPr>
  </w:style>
  <w:style w:type="paragraph" w:styleId="NormalWeb">
    <w:name w:val="Normal (Web)"/>
    <w:basedOn w:val="Normal"/>
    <w:uiPriority w:val="99"/>
    <w:unhideWhenUsed/>
    <w:qFormat/>
    <w:rsid w:val="00D13584"/>
    <w:pPr>
      <w:spacing w:after="0" w:line="240" w:lineRule="auto"/>
    </w:pPr>
    <w:rPr>
      <w:rFonts w:ascii="Times New Roman" w:eastAsia="Times New Roman" w:hAnsi="Times New Roman" w:cs="Times New Roman"/>
      <w:sz w:val="24"/>
      <w:szCs w:val="24"/>
      <w:lang w:val="de-CH" w:eastAsia="de-CH"/>
    </w:rPr>
  </w:style>
  <w:style w:type="paragraph" w:styleId="BalloonText">
    <w:name w:val="Balloon Text"/>
    <w:basedOn w:val="Normal"/>
    <w:link w:val="BalloonTextChar"/>
    <w:uiPriority w:val="99"/>
    <w:semiHidden/>
    <w:unhideWhenUsed/>
    <w:qFormat/>
    <w:rsid w:val="00306600"/>
    <w:pPr>
      <w:spacing w:after="0" w:line="240" w:lineRule="auto"/>
    </w:pPr>
    <w:rPr>
      <w:rFonts w:ascii="Segoe UI" w:hAnsi="Segoe UI" w:cs="Segoe UI"/>
      <w:sz w:val="18"/>
      <w:szCs w:val="18"/>
    </w:rPr>
  </w:style>
  <w:style w:type="paragraph" w:customStyle="1" w:styleId="PunkteAufklrungsgesprch">
    <w:name w:val="Punkte Aufklärungsgespräch"/>
    <w:qFormat/>
    <w:rsid w:val="0088522A"/>
    <w:pPr>
      <w:keepNext/>
      <w:numPr>
        <w:numId w:val="1"/>
      </w:numPr>
      <w:spacing w:line="300" w:lineRule="auto"/>
      <w:ind w:left="1111" w:right="340" w:hanging="431"/>
    </w:pPr>
    <w:rPr>
      <w:rFonts w:ascii="Arial" w:eastAsia="Calibri" w:hAnsi="Arial" w:cs="Arial"/>
      <w:color w:val="7F7F7F" w:themeColor="text1" w:themeTint="80"/>
      <w:sz w:val="20"/>
      <w:szCs w:val="20"/>
    </w:rPr>
  </w:style>
  <w:style w:type="paragraph" w:styleId="CommentText">
    <w:name w:val="annotation text"/>
    <w:basedOn w:val="Normal"/>
    <w:link w:val="CommentTextChar"/>
    <w:uiPriority w:val="99"/>
    <w:semiHidden/>
    <w:unhideWhenUsed/>
    <w:rsid w:val="001E1DA9"/>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1E1DA9"/>
    <w:rPr>
      <w:b/>
      <w:bCs/>
    </w:rPr>
  </w:style>
  <w:style w:type="paragraph" w:customStyle="1" w:styleId="Zwischentitel">
    <w:name w:val="Zwischentitel"/>
    <w:basedOn w:val="Normal"/>
    <w:qFormat/>
    <w:rsid w:val="00AC20DD"/>
    <w:pPr>
      <w:pBdr>
        <w:top w:val="single" w:sz="24" w:space="0" w:color="7F7F7F" w:themeColor="dark1" w:themeTint="80"/>
        <w:left w:val="single" w:sz="24" w:space="0" w:color="7F7F7F" w:themeColor="dark1" w:themeTint="80"/>
      </w:pBdr>
      <w:shd w:val="clear" w:color="auto" w:fill="7F7F7F" w:themeFill="text1" w:themeFillTint="80"/>
      <w:spacing w:before="200" w:after="100" w:line="300" w:lineRule="auto"/>
    </w:pPr>
    <w:rPr>
      <w:rFonts w:ascii="Arial" w:eastAsiaTheme="minorHAnsi" w:hAnsi="Arial" w:cs="Times New Roman (Textkörper CS)"/>
      <w:b/>
      <w:color w:val="FFFFFF" w:themeColor="background1"/>
      <w:sz w:val="20"/>
      <w:szCs w:val="20"/>
      <w:lang w:val="fr-CH"/>
    </w:rPr>
  </w:style>
  <w:style w:type="paragraph" w:customStyle="1" w:styleId="FrameContents">
    <w:name w:val="Frame Contents"/>
    <w:basedOn w:val="Normal"/>
    <w:qFormat/>
  </w:style>
  <w:style w:type="table" w:styleId="TableGrid">
    <w:name w:val="Table Grid"/>
    <w:basedOn w:val="TableNormal"/>
    <w:uiPriority w:val="59"/>
    <w:rsid w:val="008F3558"/>
    <w:rPr>
      <w:rFonts w:asciiTheme="majorHAnsi" w:eastAsiaTheme="majorEastAsia" w:hAnsiTheme="majorHAnsi" w:cstheme="majorBid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57791"/>
    <w:pPr>
      <w:suppressAutoHyphens w:val="0"/>
    </w:pPr>
    <w:rPr>
      <w:rFonts w:asciiTheme="majorHAnsi" w:eastAsiaTheme="majorEastAsia" w:hAnsiTheme="majorHAnsi" w:cstheme="majorBid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image" Target="media/image2.wmf"/><Relationship Id="rId2" Type="http://schemas.openxmlformats.org/officeDocument/2006/relationships/hyperlink" Target="http://www.epfl.ch/research" TargetMode="External"/><Relationship Id="rId1" Type="http://schemas.openxmlformats.org/officeDocument/2006/relationships/hyperlink" Target="http://www.epfl.ch/research" TargetMode="External"/></Relationships>
</file>

<file path=word/_rels/footer3.xml.rels><?xml version="1.0" encoding="UTF-8" standalone="yes"?>
<Relationships xmlns="http://schemas.openxmlformats.org/package/2006/relationships"><Relationship Id="rId3" Type="http://schemas.openxmlformats.org/officeDocument/2006/relationships/image" Target="media/image2.wmf"/><Relationship Id="rId2" Type="http://schemas.openxmlformats.org/officeDocument/2006/relationships/hyperlink" Target="http://www.epfl.ch/research" TargetMode="External"/><Relationship Id="rId1" Type="http://schemas.openxmlformats.org/officeDocument/2006/relationships/hyperlink" Target="http://www.epfl.ch/research"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Organization</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Dapples Sylvie</dc:creator>
  <dc:description/>
  <cp:lastModifiedBy>Huguenot-Noel, Robin</cp:lastModifiedBy>
  <cp:revision>13</cp:revision>
  <dcterms:created xsi:type="dcterms:W3CDTF">2022-06-16T13:20:00Z</dcterms:created>
  <dcterms:modified xsi:type="dcterms:W3CDTF">2025-06-24T14:16:00Z</dcterms:modified>
  <dc:language>en-US</dc:language>
</cp:coreProperties>
</file>